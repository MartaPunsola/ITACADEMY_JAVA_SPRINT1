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B38FEB" w14:textId="77777777" w:rsidR="00CF22C0" w:rsidRPr="004538A3" w:rsidRDefault="00CF22C0" w:rsidP="00E9237B">
      <w:pPr>
        <w:spacing w:before="200" w:after="200" w:line="276" w:lineRule="auto"/>
        <w:contextualSpacing/>
        <w:jc w:val="center"/>
        <w:rPr>
          <w:b/>
          <w:sz w:val="24"/>
          <w:szCs w:val="24"/>
          <w:lang w:val="es-ES_tradnl"/>
        </w:rPr>
      </w:pPr>
      <w:r w:rsidRPr="004538A3">
        <w:rPr>
          <w:b/>
          <w:sz w:val="24"/>
          <w:szCs w:val="24"/>
          <w:lang w:val="es-ES_tradnl"/>
        </w:rPr>
        <w:t xml:space="preserve">Presentación de la edición digital del </w:t>
      </w:r>
      <w:proofErr w:type="spellStart"/>
      <w:r w:rsidRPr="004538A3">
        <w:rPr>
          <w:b/>
          <w:i/>
          <w:iCs/>
          <w:sz w:val="24"/>
          <w:szCs w:val="24"/>
          <w:lang w:val="es-ES_tradnl"/>
        </w:rPr>
        <w:t>Glossarium</w:t>
      </w:r>
      <w:proofErr w:type="spellEnd"/>
      <w:r w:rsidRPr="004538A3">
        <w:rPr>
          <w:b/>
          <w:i/>
          <w:iCs/>
          <w:sz w:val="24"/>
          <w:szCs w:val="24"/>
          <w:lang w:val="es-ES_tradnl"/>
        </w:rPr>
        <w:t xml:space="preserve"> </w:t>
      </w:r>
      <w:proofErr w:type="spellStart"/>
      <w:r w:rsidRPr="004538A3">
        <w:rPr>
          <w:b/>
          <w:i/>
          <w:iCs/>
          <w:sz w:val="24"/>
          <w:szCs w:val="24"/>
          <w:lang w:val="es-ES_tradnl"/>
        </w:rPr>
        <w:t>Mediae</w:t>
      </w:r>
      <w:proofErr w:type="spellEnd"/>
      <w:r w:rsidRPr="004538A3">
        <w:rPr>
          <w:b/>
          <w:i/>
          <w:iCs/>
          <w:sz w:val="24"/>
          <w:szCs w:val="24"/>
          <w:lang w:val="es-ES_tradnl"/>
        </w:rPr>
        <w:t xml:space="preserve"> </w:t>
      </w:r>
      <w:proofErr w:type="spellStart"/>
      <w:r w:rsidRPr="004538A3">
        <w:rPr>
          <w:b/>
          <w:i/>
          <w:iCs/>
          <w:sz w:val="24"/>
          <w:szCs w:val="24"/>
          <w:lang w:val="es-ES_tradnl"/>
        </w:rPr>
        <w:t>Latinitatis</w:t>
      </w:r>
      <w:proofErr w:type="spellEnd"/>
      <w:r w:rsidRPr="004538A3">
        <w:rPr>
          <w:b/>
          <w:i/>
          <w:iCs/>
          <w:sz w:val="24"/>
          <w:szCs w:val="24"/>
          <w:lang w:val="es-ES_tradnl"/>
        </w:rPr>
        <w:t xml:space="preserve"> </w:t>
      </w:r>
      <w:proofErr w:type="spellStart"/>
      <w:r w:rsidRPr="004538A3">
        <w:rPr>
          <w:b/>
          <w:i/>
          <w:iCs/>
          <w:sz w:val="24"/>
          <w:szCs w:val="24"/>
          <w:lang w:val="es-ES_tradnl"/>
        </w:rPr>
        <w:t>Cataloniae</w:t>
      </w:r>
      <w:proofErr w:type="spellEnd"/>
      <w:r w:rsidRPr="004538A3">
        <w:rPr>
          <w:b/>
          <w:i/>
          <w:iCs/>
          <w:sz w:val="24"/>
          <w:szCs w:val="24"/>
          <w:lang w:val="es-ES_tradnl"/>
        </w:rPr>
        <w:t xml:space="preserve"> </w:t>
      </w:r>
      <w:r w:rsidRPr="004538A3">
        <w:rPr>
          <w:b/>
          <w:sz w:val="24"/>
          <w:szCs w:val="24"/>
          <w:lang w:val="es-ES_tradnl"/>
        </w:rPr>
        <w:t>(GMLC)</w:t>
      </w:r>
      <w:r w:rsidR="003A0827" w:rsidRPr="00551B5F">
        <w:rPr>
          <w:rStyle w:val="Refdenotaalpie"/>
          <w:b/>
          <w:sz w:val="24"/>
          <w:szCs w:val="24"/>
          <w:lang w:val="es-ES_tradnl"/>
        </w:rPr>
        <w:footnoteReference w:customMarkFollows="1" w:id="1"/>
        <w:t>*</w:t>
      </w:r>
    </w:p>
    <w:p w14:paraId="4DA4FAEB" w14:textId="77777777" w:rsidR="00CF22C0" w:rsidRPr="004538A3" w:rsidRDefault="00CF22C0" w:rsidP="00E9237B">
      <w:pPr>
        <w:spacing w:before="200" w:after="200" w:line="276" w:lineRule="auto"/>
        <w:contextualSpacing/>
        <w:rPr>
          <w:b/>
          <w:sz w:val="24"/>
          <w:szCs w:val="24"/>
          <w:lang w:val="es-ES_tradnl"/>
        </w:rPr>
      </w:pPr>
    </w:p>
    <w:p w14:paraId="4D3AED53" w14:textId="77777777" w:rsidR="00CF22C0" w:rsidRPr="004538A3" w:rsidRDefault="00CF22C0" w:rsidP="00E9237B">
      <w:pPr>
        <w:spacing w:before="200" w:after="200" w:line="276" w:lineRule="auto"/>
        <w:contextualSpacing/>
        <w:jc w:val="right"/>
        <w:rPr>
          <w:b/>
          <w:sz w:val="24"/>
          <w:szCs w:val="24"/>
          <w:lang w:val="es-ES_tradnl"/>
        </w:rPr>
      </w:pPr>
      <w:r w:rsidRPr="004538A3">
        <w:rPr>
          <w:b/>
          <w:sz w:val="24"/>
          <w:szCs w:val="24"/>
          <w:lang w:val="es-ES_tradnl"/>
        </w:rPr>
        <w:t>VI Congreso Internacional de Latín Medieval Hispánico</w:t>
      </w:r>
    </w:p>
    <w:p w14:paraId="68AF6ED4" w14:textId="77777777" w:rsidR="00CF22C0" w:rsidRPr="004538A3" w:rsidRDefault="00CF22C0" w:rsidP="00E9237B">
      <w:pPr>
        <w:spacing w:before="200" w:after="200" w:line="276" w:lineRule="auto"/>
        <w:contextualSpacing/>
        <w:jc w:val="right"/>
        <w:rPr>
          <w:b/>
          <w:sz w:val="24"/>
          <w:szCs w:val="24"/>
          <w:lang w:val="es-ES_tradnl"/>
        </w:rPr>
      </w:pPr>
      <w:r w:rsidRPr="004538A3">
        <w:rPr>
          <w:b/>
          <w:sz w:val="24"/>
          <w:szCs w:val="24"/>
          <w:lang w:val="es-ES_tradnl"/>
        </w:rPr>
        <w:t>20-23 noviembre 2013</w:t>
      </w:r>
    </w:p>
    <w:p w14:paraId="2D3BA783" w14:textId="77777777" w:rsidR="00CF22C0" w:rsidRPr="004538A3" w:rsidRDefault="00CF22C0" w:rsidP="00E9237B">
      <w:pPr>
        <w:spacing w:before="200" w:after="200" w:line="276" w:lineRule="auto"/>
        <w:contextualSpacing/>
        <w:jc w:val="right"/>
        <w:rPr>
          <w:b/>
          <w:sz w:val="24"/>
          <w:szCs w:val="24"/>
          <w:lang w:val="es-ES_tradnl"/>
        </w:rPr>
      </w:pPr>
      <w:r w:rsidRPr="004538A3">
        <w:rPr>
          <w:b/>
          <w:sz w:val="24"/>
          <w:szCs w:val="24"/>
          <w:lang w:val="es-ES_tradnl"/>
        </w:rPr>
        <w:t xml:space="preserve">La </w:t>
      </w:r>
      <w:proofErr w:type="spellStart"/>
      <w:r w:rsidRPr="004538A3">
        <w:rPr>
          <w:b/>
          <w:sz w:val="24"/>
          <w:szCs w:val="24"/>
          <w:lang w:val="es-ES_tradnl"/>
        </w:rPr>
        <w:t>Nucía</w:t>
      </w:r>
      <w:proofErr w:type="spellEnd"/>
      <w:r w:rsidRPr="004538A3">
        <w:rPr>
          <w:b/>
          <w:sz w:val="24"/>
          <w:szCs w:val="24"/>
          <w:lang w:val="es-ES_tradnl"/>
        </w:rPr>
        <w:t xml:space="preserve"> (Alicante)</w:t>
      </w:r>
    </w:p>
    <w:p w14:paraId="64962707" w14:textId="77777777" w:rsidR="00CF22C0" w:rsidRPr="004538A3" w:rsidRDefault="00CF22C0" w:rsidP="00E9237B">
      <w:pPr>
        <w:spacing w:before="200" w:after="200" w:line="276" w:lineRule="auto"/>
        <w:contextualSpacing/>
        <w:rPr>
          <w:b/>
          <w:sz w:val="24"/>
          <w:szCs w:val="24"/>
          <w:lang w:val="es-ES_tradnl"/>
        </w:rPr>
      </w:pPr>
    </w:p>
    <w:p w14:paraId="6F641A98" w14:textId="77777777" w:rsidR="00CF22C0" w:rsidRPr="004538A3" w:rsidRDefault="00EE6479" w:rsidP="00E9237B">
      <w:pPr>
        <w:spacing w:before="200" w:after="200" w:line="276" w:lineRule="auto"/>
        <w:contextualSpacing/>
        <w:rPr>
          <w:b/>
          <w:sz w:val="24"/>
          <w:szCs w:val="24"/>
          <w:lang w:val="es-ES_tradnl"/>
        </w:rPr>
      </w:pPr>
      <w:r>
        <w:rPr>
          <w:b/>
          <w:sz w:val="24"/>
          <w:szCs w:val="24"/>
          <w:lang w:val="es-ES_tradnl"/>
        </w:rPr>
        <w:t>Historia editorial del GMLC</w:t>
      </w:r>
    </w:p>
    <w:p w14:paraId="6E5D3E5D" w14:textId="0F9C8D14" w:rsidR="009F3F7D" w:rsidRPr="000724D0" w:rsidRDefault="009F3F7D" w:rsidP="00E9237B">
      <w:pPr>
        <w:pStyle w:val="Default"/>
        <w:spacing w:before="200" w:after="200" w:line="276" w:lineRule="auto"/>
        <w:contextualSpacing/>
        <w:jc w:val="both"/>
        <w:rPr>
          <w:rFonts w:ascii="Times New Roman" w:hAnsi="Times New Roman" w:cs="Times New Roman"/>
          <w:lang w:val="es-ES"/>
        </w:rPr>
      </w:pPr>
      <w:r w:rsidRPr="000724D0">
        <w:rPr>
          <w:rFonts w:ascii="Times New Roman" w:hAnsi="Times New Roman" w:cs="Times New Roman"/>
          <w:lang w:val="es-ES"/>
        </w:rPr>
        <w:t xml:space="preserve">El </w:t>
      </w:r>
      <w:proofErr w:type="spellStart"/>
      <w:r w:rsidRPr="000724D0">
        <w:rPr>
          <w:rFonts w:ascii="Times New Roman" w:hAnsi="Times New Roman" w:cs="Times New Roman"/>
          <w:i/>
          <w:iCs/>
          <w:lang w:val="es-ES"/>
        </w:rPr>
        <w:t>Glossarium</w:t>
      </w:r>
      <w:proofErr w:type="spellEnd"/>
      <w:r w:rsidRPr="000724D0">
        <w:rPr>
          <w:rFonts w:ascii="Times New Roman" w:hAnsi="Times New Roman" w:cs="Times New Roman"/>
          <w:i/>
          <w:iCs/>
          <w:lang w:val="es-ES"/>
        </w:rPr>
        <w:t xml:space="preserve"> </w:t>
      </w:r>
      <w:proofErr w:type="spellStart"/>
      <w:r w:rsidRPr="000724D0">
        <w:rPr>
          <w:rFonts w:ascii="Times New Roman" w:hAnsi="Times New Roman" w:cs="Times New Roman"/>
          <w:i/>
          <w:iCs/>
          <w:lang w:val="es-ES"/>
        </w:rPr>
        <w:t>Mediae</w:t>
      </w:r>
      <w:proofErr w:type="spellEnd"/>
      <w:r w:rsidRPr="000724D0">
        <w:rPr>
          <w:rFonts w:ascii="Times New Roman" w:hAnsi="Times New Roman" w:cs="Times New Roman"/>
          <w:i/>
          <w:iCs/>
          <w:lang w:val="es-ES"/>
        </w:rPr>
        <w:t xml:space="preserve"> </w:t>
      </w:r>
      <w:proofErr w:type="spellStart"/>
      <w:r w:rsidRPr="000724D0">
        <w:rPr>
          <w:rFonts w:ascii="Times New Roman" w:hAnsi="Times New Roman" w:cs="Times New Roman"/>
          <w:i/>
          <w:iCs/>
          <w:lang w:val="es-ES"/>
        </w:rPr>
        <w:t>Latinitatis</w:t>
      </w:r>
      <w:proofErr w:type="spellEnd"/>
      <w:r w:rsidRPr="000724D0">
        <w:rPr>
          <w:rFonts w:ascii="Times New Roman" w:hAnsi="Times New Roman" w:cs="Times New Roman"/>
          <w:i/>
          <w:iCs/>
          <w:lang w:val="es-ES"/>
        </w:rPr>
        <w:t xml:space="preserve"> </w:t>
      </w:r>
      <w:proofErr w:type="spellStart"/>
      <w:r w:rsidRPr="000724D0">
        <w:rPr>
          <w:rFonts w:ascii="Times New Roman" w:hAnsi="Times New Roman" w:cs="Times New Roman"/>
          <w:i/>
          <w:iCs/>
          <w:lang w:val="es-ES"/>
        </w:rPr>
        <w:t>Cataloniae</w:t>
      </w:r>
      <w:proofErr w:type="spellEnd"/>
      <w:r w:rsidRPr="000724D0">
        <w:rPr>
          <w:rFonts w:ascii="Times New Roman" w:hAnsi="Times New Roman" w:cs="Times New Roman"/>
          <w:i/>
          <w:iCs/>
          <w:lang w:val="es-ES"/>
        </w:rPr>
        <w:t xml:space="preserve"> </w:t>
      </w:r>
      <w:r w:rsidRPr="000724D0">
        <w:rPr>
          <w:rFonts w:ascii="Times New Roman" w:hAnsi="Times New Roman" w:cs="Times New Roman"/>
          <w:lang w:val="es-ES"/>
        </w:rPr>
        <w:t xml:space="preserve">(GMLC) fue fundado en la década de los cincuenta por el profesor M. </w:t>
      </w:r>
      <w:proofErr w:type="spellStart"/>
      <w:r w:rsidRPr="000724D0">
        <w:rPr>
          <w:rFonts w:ascii="Times New Roman" w:hAnsi="Times New Roman" w:cs="Times New Roman"/>
          <w:lang w:val="es-ES"/>
        </w:rPr>
        <w:t>Bassols</w:t>
      </w:r>
      <w:proofErr w:type="spellEnd"/>
      <w:r w:rsidRPr="000724D0">
        <w:rPr>
          <w:rFonts w:ascii="Times New Roman" w:hAnsi="Times New Roman" w:cs="Times New Roman"/>
          <w:lang w:val="es-ES"/>
        </w:rPr>
        <w:t xml:space="preserve"> de </w:t>
      </w:r>
      <w:proofErr w:type="spellStart"/>
      <w:r w:rsidRPr="000724D0">
        <w:rPr>
          <w:rFonts w:ascii="Times New Roman" w:hAnsi="Times New Roman" w:cs="Times New Roman"/>
          <w:lang w:val="es-ES"/>
        </w:rPr>
        <w:t>Climent</w:t>
      </w:r>
      <w:proofErr w:type="spellEnd"/>
      <w:r w:rsidRPr="000724D0">
        <w:rPr>
          <w:rFonts w:ascii="Times New Roman" w:hAnsi="Times New Roman" w:cs="Times New Roman"/>
          <w:lang w:val="es-ES"/>
        </w:rPr>
        <w:t xml:space="preserve"> y dirigido desde sus inicios por el profesor J. Bastardas. Se trata de un proyecto de larga duración que, desde el año 1960, se está publicando bajo el título </w:t>
      </w:r>
      <w:proofErr w:type="spellStart"/>
      <w:r w:rsidRPr="000724D0">
        <w:rPr>
          <w:rFonts w:ascii="Times New Roman" w:hAnsi="Times New Roman" w:cs="Times New Roman"/>
          <w:i/>
          <w:iCs/>
          <w:lang w:val="es-ES"/>
        </w:rPr>
        <w:t>Glossarium</w:t>
      </w:r>
      <w:proofErr w:type="spellEnd"/>
      <w:r w:rsidRPr="000724D0">
        <w:rPr>
          <w:rFonts w:ascii="Times New Roman" w:hAnsi="Times New Roman" w:cs="Times New Roman"/>
          <w:i/>
          <w:iCs/>
          <w:lang w:val="es-ES"/>
        </w:rPr>
        <w:t xml:space="preserve"> </w:t>
      </w:r>
      <w:proofErr w:type="spellStart"/>
      <w:r w:rsidRPr="000724D0">
        <w:rPr>
          <w:rFonts w:ascii="Times New Roman" w:hAnsi="Times New Roman" w:cs="Times New Roman"/>
          <w:i/>
          <w:iCs/>
          <w:lang w:val="es-ES"/>
        </w:rPr>
        <w:t>Mediae</w:t>
      </w:r>
      <w:proofErr w:type="spellEnd"/>
      <w:r w:rsidRPr="000724D0">
        <w:rPr>
          <w:rFonts w:ascii="Times New Roman" w:hAnsi="Times New Roman" w:cs="Times New Roman"/>
          <w:i/>
          <w:iCs/>
          <w:lang w:val="es-ES"/>
        </w:rPr>
        <w:t xml:space="preserve"> </w:t>
      </w:r>
      <w:proofErr w:type="spellStart"/>
      <w:r w:rsidRPr="000724D0">
        <w:rPr>
          <w:rFonts w:ascii="Times New Roman" w:hAnsi="Times New Roman" w:cs="Times New Roman"/>
          <w:i/>
          <w:iCs/>
          <w:lang w:val="es-ES"/>
        </w:rPr>
        <w:t>Latinitatis</w:t>
      </w:r>
      <w:proofErr w:type="spellEnd"/>
      <w:r w:rsidRPr="000724D0">
        <w:rPr>
          <w:rFonts w:ascii="Times New Roman" w:hAnsi="Times New Roman" w:cs="Times New Roman"/>
          <w:i/>
          <w:iCs/>
          <w:lang w:val="es-ES"/>
        </w:rPr>
        <w:t xml:space="preserve"> </w:t>
      </w:r>
      <w:proofErr w:type="spellStart"/>
      <w:r w:rsidRPr="000724D0">
        <w:rPr>
          <w:rFonts w:ascii="Times New Roman" w:hAnsi="Times New Roman" w:cs="Times New Roman"/>
          <w:i/>
          <w:iCs/>
          <w:lang w:val="es-ES"/>
        </w:rPr>
        <w:t>Cataloniae</w:t>
      </w:r>
      <w:proofErr w:type="spellEnd"/>
      <w:r w:rsidRPr="000724D0">
        <w:rPr>
          <w:rFonts w:ascii="Times New Roman" w:hAnsi="Times New Roman" w:cs="Times New Roman"/>
          <w:i/>
          <w:iCs/>
          <w:lang w:val="es-ES"/>
        </w:rPr>
        <w:t>, voces latinas y romances documentadas en fue</w:t>
      </w:r>
      <w:r w:rsidR="006F2E63">
        <w:rPr>
          <w:rFonts w:ascii="Times New Roman" w:hAnsi="Times New Roman" w:cs="Times New Roman"/>
          <w:i/>
          <w:iCs/>
          <w:lang w:val="es-ES"/>
        </w:rPr>
        <w:t>ntes catalanas del año 800 al 11</w:t>
      </w:r>
      <w:r w:rsidRPr="000724D0">
        <w:rPr>
          <w:rFonts w:ascii="Times New Roman" w:hAnsi="Times New Roman" w:cs="Times New Roman"/>
          <w:i/>
          <w:iCs/>
          <w:lang w:val="es-ES"/>
        </w:rPr>
        <w:t>00</w:t>
      </w:r>
      <w:r w:rsidRPr="000724D0">
        <w:rPr>
          <w:rFonts w:ascii="Times New Roman" w:hAnsi="Times New Roman" w:cs="Times New Roman"/>
          <w:lang w:val="es-ES"/>
        </w:rPr>
        <w:t xml:space="preserve">. Las fuentes para la redacción del GMLC están constituidas fundamentalmente </w:t>
      </w:r>
      <w:r>
        <w:rPr>
          <w:rFonts w:ascii="Times New Roman" w:hAnsi="Times New Roman" w:cs="Times New Roman"/>
          <w:lang w:val="es-ES"/>
        </w:rPr>
        <w:t>—</w:t>
      </w:r>
      <w:r w:rsidRPr="000724D0">
        <w:rPr>
          <w:rFonts w:ascii="Times New Roman" w:hAnsi="Times New Roman" w:cs="Times New Roman"/>
          <w:lang w:val="es-ES"/>
        </w:rPr>
        <w:t>aunque no exclusivamente</w:t>
      </w:r>
      <w:r>
        <w:rPr>
          <w:rFonts w:ascii="Times New Roman" w:hAnsi="Times New Roman" w:cs="Times New Roman"/>
          <w:lang w:val="es-ES"/>
        </w:rPr>
        <w:t>—</w:t>
      </w:r>
      <w:r w:rsidRPr="000724D0">
        <w:rPr>
          <w:rFonts w:ascii="Times New Roman" w:hAnsi="Times New Roman" w:cs="Times New Roman"/>
          <w:lang w:val="es-ES"/>
        </w:rPr>
        <w:t xml:space="preserve"> por documentación notarial redactada en lengua latina en los territorios del dominio lingüístico del catalán durante los siglos IX-XII. Este corpus documental se convierte en un testimonio privilegiado del latín medieval, especialmente de la lengua jurídica, eclesiástica e instituciona</w:t>
      </w:r>
      <w:r w:rsidR="00CE1816">
        <w:rPr>
          <w:rFonts w:ascii="Times New Roman" w:hAnsi="Times New Roman" w:cs="Times New Roman"/>
          <w:lang w:val="es-ES"/>
        </w:rPr>
        <w:t>l de la Alta E</w:t>
      </w:r>
      <w:r w:rsidRPr="000724D0">
        <w:rPr>
          <w:rFonts w:ascii="Times New Roman" w:hAnsi="Times New Roman" w:cs="Times New Roman"/>
          <w:lang w:val="es-ES"/>
        </w:rPr>
        <w:t xml:space="preserve">dad </w:t>
      </w:r>
      <w:r w:rsidR="00CE1816">
        <w:rPr>
          <w:rFonts w:ascii="Times New Roman" w:hAnsi="Times New Roman" w:cs="Times New Roman"/>
          <w:lang w:val="es-ES"/>
        </w:rPr>
        <w:t>M</w:t>
      </w:r>
      <w:r w:rsidRPr="000724D0">
        <w:rPr>
          <w:rFonts w:ascii="Times New Roman" w:hAnsi="Times New Roman" w:cs="Times New Roman"/>
          <w:lang w:val="es-ES"/>
        </w:rPr>
        <w:t xml:space="preserve">edia; el latín de estos documentos presenta ya la influencia de la lengua romance hablada, al mismo tiempo que </w:t>
      </w:r>
      <w:r w:rsidR="00147AA5">
        <w:rPr>
          <w:rFonts w:ascii="Times New Roman" w:hAnsi="Times New Roman" w:cs="Times New Roman"/>
          <w:lang w:val="es-ES"/>
        </w:rPr>
        <w:t xml:space="preserve">puede </w:t>
      </w:r>
      <w:r w:rsidR="00D1064A">
        <w:rPr>
          <w:rFonts w:ascii="Times New Roman" w:hAnsi="Times New Roman" w:cs="Times New Roman"/>
          <w:lang w:val="es-ES"/>
        </w:rPr>
        <w:t>observa</w:t>
      </w:r>
      <w:r w:rsidR="00147AA5">
        <w:rPr>
          <w:rFonts w:ascii="Times New Roman" w:hAnsi="Times New Roman" w:cs="Times New Roman"/>
          <w:lang w:val="es-ES"/>
        </w:rPr>
        <w:t>rse</w:t>
      </w:r>
      <w:r w:rsidR="00AF2905">
        <w:rPr>
          <w:rFonts w:ascii="Times New Roman" w:hAnsi="Times New Roman" w:cs="Times New Roman"/>
          <w:lang w:val="es-ES"/>
        </w:rPr>
        <w:t xml:space="preserve"> en su redacción la existencia de lo que podríamos llamar</w:t>
      </w:r>
      <w:r w:rsidR="00D1064A">
        <w:rPr>
          <w:rFonts w:ascii="Times New Roman" w:hAnsi="Times New Roman" w:cs="Times New Roman"/>
          <w:lang w:val="es-ES"/>
        </w:rPr>
        <w:t xml:space="preserve"> un</w:t>
      </w:r>
      <w:r w:rsidRPr="000724D0">
        <w:rPr>
          <w:rFonts w:ascii="Times New Roman" w:hAnsi="Times New Roman" w:cs="Times New Roman"/>
          <w:lang w:val="es-ES"/>
        </w:rPr>
        <w:t xml:space="preserve"> romance </w:t>
      </w:r>
      <w:r w:rsidR="00D1064A">
        <w:rPr>
          <w:rFonts w:ascii="Times New Roman" w:hAnsi="Times New Roman" w:cs="Times New Roman"/>
          <w:lang w:val="es-ES"/>
        </w:rPr>
        <w:t>latinizado</w:t>
      </w:r>
      <w:r w:rsidR="00147AA5">
        <w:rPr>
          <w:rFonts w:ascii="Times New Roman" w:hAnsi="Times New Roman" w:cs="Times New Roman"/>
          <w:lang w:val="es-ES"/>
        </w:rPr>
        <w:t>. Así pues, a partir de la confe</w:t>
      </w:r>
      <w:r w:rsidRPr="000724D0">
        <w:rPr>
          <w:rFonts w:ascii="Times New Roman" w:hAnsi="Times New Roman" w:cs="Times New Roman"/>
          <w:lang w:val="es-ES"/>
        </w:rPr>
        <w:t xml:space="preserve">cción de artículos lexicográficos </w:t>
      </w:r>
      <w:r w:rsidR="00A97935">
        <w:rPr>
          <w:rFonts w:ascii="Times New Roman" w:hAnsi="Times New Roman" w:cs="Times New Roman"/>
          <w:lang w:val="es-ES"/>
        </w:rPr>
        <w:t xml:space="preserve">que </w:t>
      </w:r>
      <w:r w:rsidRPr="000724D0">
        <w:rPr>
          <w:rFonts w:ascii="Times New Roman" w:hAnsi="Times New Roman" w:cs="Times New Roman"/>
          <w:lang w:val="es-ES"/>
        </w:rPr>
        <w:t xml:space="preserve">toman como punto de referencia </w:t>
      </w:r>
      <w:r w:rsidR="00A97935">
        <w:rPr>
          <w:rFonts w:ascii="Times New Roman" w:hAnsi="Times New Roman" w:cs="Times New Roman"/>
          <w:lang w:val="es-ES"/>
        </w:rPr>
        <w:t>dicha</w:t>
      </w:r>
      <w:r w:rsidRPr="000724D0">
        <w:rPr>
          <w:rFonts w:ascii="Times New Roman" w:hAnsi="Times New Roman" w:cs="Times New Roman"/>
          <w:lang w:val="es-ES"/>
        </w:rPr>
        <w:t xml:space="preserve"> documentación, </w:t>
      </w:r>
      <w:r w:rsidR="00A97935">
        <w:rPr>
          <w:rFonts w:ascii="Times New Roman" w:hAnsi="Times New Roman" w:cs="Times New Roman"/>
          <w:lang w:val="es-ES"/>
        </w:rPr>
        <w:t xml:space="preserve">el GMLC </w:t>
      </w:r>
      <w:r w:rsidRPr="000724D0">
        <w:rPr>
          <w:rFonts w:ascii="Times New Roman" w:hAnsi="Times New Roman" w:cs="Times New Roman"/>
          <w:lang w:val="es-ES"/>
        </w:rPr>
        <w:t>se convierte en una herramienta imprescindible para filólogos, juristas, historiadores y, en general, para cual</w:t>
      </w:r>
      <w:r w:rsidR="00A43472">
        <w:rPr>
          <w:rFonts w:ascii="Times New Roman" w:hAnsi="Times New Roman" w:cs="Times New Roman"/>
          <w:lang w:val="es-ES"/>
        </w:rPr>
        <w:t>quier persona interesada en la Alta Edad M</w:t>
      </w:r>
      <w:r w:rsidRPr="000724D0">
        <w:rPr>
          <w:rFonts w:ascii="Times New Roman" w:hAnsi="Times New Roman" w:cs="Times New Roman"/>
          <w:lang w:val="es-ES"/>
        </w:rPr>
        <w:t>edia catalana.</w:t>
      </w:r>
    </w:p>
    <w:p w14:paraId="0A2E6D73" w14:textId="7A7FAFCB" w:rsidR="009F3F7D" w:rsidRDefault="009F3F7D" w:rsidP="00E9237B">
      <w:pPr>
        <w:pStyle w:val="Default"/>
        <w:spacing w:before="200" w:after="200" w:line="276" w:lineRule="auto"/>
        <w:ind w:firstLine="708"/>
        <w:contextualSpacing/>
        <w:jc w:val="both"/>
        <w:rPr>
          <w:rFonts w:ascii="Times New Roman" w:hAnsi="Times New Roman" w:cs="Times New Roman"/>
          <w:lang w:val="es-ES_tradnl"/>
        </w:rPr>
      </w:pPr>
      <w:r w:rsidRPr="000724D0">
        <w:rPr>
          <w:rFonts w:ascii="Times New Roman" w:hAnsi="Times New Roman" w:cs="Times New Roman"/>
          <w:lang w:val="es-ES"/>
        </w:rPr>
        <w:t>Con esta voluntad de crear una herramienta de consulta y ayuda, el equipo del GMLC desarrolla diversas líneas de investigación paralelas e ínt</w:t>
      </w:r>
      <w:r>
        <w:rPr>
          <w:rFonts w:ascii="Times New Roman" w:hAnsi="Times New Roman" w:cs="Times New Roman"/>
          <w:lang w:val="es-ES"/>
        </w:rPr>
        <w:t>imamente relacionadas entre sí</w:t>
      </w:r>
      <w:r w:rsidRPr="000724D0">
        <w:rPr>
          <w:rFonts w:ascii="Times New Roman" w:hAnsi="Times New Roman" w:cs="Times New Roman"/>
          <w:lang w:val="es-ES"/>
        </w:rPr>
        <w:t>. Por un lado</w:t>
      </w:r>
      <w:r w:rsidR="00C74031">
        <w:rPr>
          <w:rFonts w:ascii="Times New Roman" w:hAnsi="Times New Roman" w:cs="Times New Roman"/>
          <w:lang w:val="es-ES"/>
        </w:rPr>
        <w:t>,</w:t>
      </w:r>
      <w:r w:rsidRPr="000724D0">
        <w:rPr>
          <w:rFonts w:ascii="Times New Roman" w:hAnsi="Times New Roman" w:cs="Times New Roman"/>
          <w:lang w:val="es-ES"/>
        </w:rPr>
        <w:t xml:space="preserve"> la redacción de artículos destinados a la publicación del glosario</w:t>
      </w:r>
      <w:r w:rsidR="00D0689D">
        <w:rPr>
          <w:rStyle w:val="Refdenotaalpie"/>
          <w:rFonts w:ascii="Times New Roman" w:hAnsi="Times New Roman" w:cs="Times New Roman"/>
          <w:lang w:val="es-ES"/>
        </w:rPr>
        <w:footnoteReference w:id="2"/>
      </w:r>
      <w:r w:rsidRPr="000724D0">
        <w:rPr>
          <w:rFonts w:ascii="Times New Roman" w:hAnsi="Times New Roman" w:cs="Times New Roman"/>
          <w:lang w:val="es-ES"/>
        </w:rPr>
        <w:t xml:space="preserve"> y</w:t>
      </w:r>
      <w:r w:rsidR="00A97935">
        <w:rPr>
          <w:rFonts w:ascii="Times New Roman" w:hAnsi="Times New Roman" w:cs="Times New Roman"/>
          <w:lang w:val="es-ES"/>
        </w:rPr>
        <w:t>,</w:t>
      </w:r>
      <w:r w:rsidRPr="000724D0">
        <w:rPr>
          <w:rFonts w:ascii="Times New Roman" w:hAnsi="Times New Roman" w:cs="Times New Roman"/>
          <w:lang w:val="es-ES"/>
        </w:rPr>
        <w:t xml:space="preserve"> por otro, la tarea de digitalización del corpus textual. Por lo que respecta a la redacción, </w:t>
      </w:r>
      <w:r w:rsidR="005D0E86">
        <w:rPr>
          <w:rFonts w:ascii="Times New Roman" w:hAnsi="Times New Roman" w:cs="Times New Roman"/>
          <w:lang w:val="es-ES"/>
        </w:rPr>
        <w:t xml:space="preserve">en </w:t>
      </w:r>
      <w:r w:rsidRPr="000724D0">
        <w:rPr>
          <w:rFonts w:ascii="Times New Roman" w:hAnsi="Times New Roman" w:cs="Times New Roman"/>
          <w:lang w:val="es-ES"/>
        </w:rPr>
        <w:t>el año</w:t>
      </w:r>
      <w:r w:rsidR="005D0E86">
        <w:rPr>
          <w:rFonts w:ascii="Times New Roman" w:hAnsi="Times New Roman" w:cs="Times New Roman"/>
          <w:lang w:val="es-ES"/>
        </w:rPr>
        <w:t xml:space="preserve"> 2010</w:t>
      </w:r>
      <w:r w:rsidR="00A97935">
        <w:rPr>
          <w:rFonts w:ascii="Times New Roman" w:hAnsi="Times New Roman" w:cs="Times New Roman"/>
          <w:lang w:val="es-ES"/>
        </w:rPr>
        <w:t xml:space="preserve"> t</w:t>
      </w:r>
      <w:r w:rsidRPr="000724D0">
        <w:rPr>
          <w:rFonts w:ascii="Times New Roman" w:hAnsi="Times New Roman" w:cs="Times New Roman"/>
          <w:lang w:val="es-ES"/>
        </w:rPr>
        <w:t xml:space="preserve">erminaron las tareas de preparación de una reedición del primer volumen (letras A-D), redactada en tres lenguas (catalán, castellano e inglés) y siguiendo </w:t>
      </w:r>
      <w:r w:rsidR="00CA52D6">
        <w:rPr>
          <w:rFonts w:ascii="Times New Roman" w:hAnsi="Times New Roman" w:cs="Times New Roman"/>
          <w:lang w:val="es-ES"/>
        </w:rPr>
        <w:t>unos criterios de edición</w:t>
      </w:r>
      <w:r w:rsidRPr="000724D0">
        <w:rPr>
          <w:rFonts w:ascii="Times New Roman" w:hAnsi="Times New Roman" w:cs="Times New Roman"/>
          <w:lang w:val="es-ES"/>
        </w:rPr>
        <w:t xml:space="preserve"> </w:t>
      </w:r>
      <w:r w:rsidR="00CA52D6">
        <w:rPr>
          <w:rFonts w:ascii="Times New Roman" w:hAnsi="Times New Roman" w:cs="Times New Roman"/>
          <w:lang w:val="es-ES"/>
        </w:rPr>
        <w:t>uniformadores y que intenta</w:t>
      </w:r>
      <w:r w:rsidR="001D551C">
        <w:rPr>
          <w:rFonts w:ascii="Times New Roman" w:hAnsi="Times New Roman" w:cs="Times New Roman"/>
          <w:lang w:val="es-ES"/>
        </w:rPr>
        <w:t>ba</w:t>
      </w:r>
      <w:r w:rsidR="00CA52D6">
        <w:rPr>
          <w:rFonts w:ascii="Times New Roman" w:hAnsi="Times New Roman" w:cs="Times New Roman"/>
          <w:lang w:val="es-ES"/>
        </w:rPr>
        <w:t xml:space="preserve">n responder a unas </w:t>
      </w:r>
      <w:r w:rsidR="00CA52D6">
        <w:rPr>
          <w:rFonts w:ascii="Times New Roman" w:hAnsi="Times New Roman" w:cs="Times New Roman"/>
          <w:lang w:val="es-ES"/>
        </w:rPr>
        <w:lastRenderedPageBreak/>
        <w:t>líneas directrices claras</w:t>
      </w:r>
      <w:r w:rsidRPr="000724D0">
        <w:rPr>
          <w:rFonts w:ascii="Times New Roman" w:hAnsi="Times New Roman" w:cs="Times New Roman"/>
          <w:lang w:val="es-ES"/>
        </w:rPr>
        <w:t>.</w:t>
      </w:r>
      <w:r w:rsidR="00CA52D6">
        <w:rPr>
          <w:rStyle w:val="Refdenotaalpie"/>
          <w:rFonts w:ascii="Times New Roman" w:hAnsi="Times New Roman" w:cs="Times New Roman"/>
          <w:lang w:val="es-ES"/>
        </w:rPr>
        <w:footnoteReference w:id="3"/>
      </w:r>
      <w:r w:rsidRPr="000724D0">
        <w:rPr>
          <w:rFonts w:ascii="Times New Roman" w:hAnsi="Times New Roman" w:cs="Times New Roman"/>
          <w:lang w:val="es-ES"/>
        </w:rPr>
        <w:t xml:space="preserve"> </w:t>
      </w:r>
      <w:r w:rsidR="00064B34">
        <w:rPr>
          <w:rFonts w:ascii="Times New Roman" w:hAnsi="Times New Roman" w:cs="Times New Roman"/>
          <w:lang w:val="es-ES"/>
        </w:rPr>
        <w:t>En referencia a</w:t>
      </w:r>
      <w:r w:rsidRPr="000724D0">
        <w:rPr>
          <w:rFonts w:ascii="Times New Roman" w:hAnsi="Times New Roman" w:cs="Times New Roman"/>
          <w:lang w:val="es-ES"/>
        </w:rPr>
        <w:t xml:space="preserve"> la tarea de informatización del corpus, desde el año 2000 se han ido digitalizando más de 22.000 documentos, los cuales constituyen un corpus digital muy útil para el vaciad</w:t>
      </w:r>
      <w:r w:rsidR="00064B34">
        <w:rPr>
          <w:rFonts w:ascii="Times New Roman" w:hAnsi="Times New Roman" w:cs="Times New Roman"/>
          <w:lang w:val="es-ES"/>
        </w:rPr>
        <w:t>o y la corrección de los textos</w:t>
      </w:r>
      <w:r w:rsidRPr="000724D0">
        <w:rPr>
          <w:rFonts w:ascii="Times New Roman" w:hAnsi="Times New Roman" w:cs="Times New Roman"/>
          <w:lang w:val="es-ES"/>
        </w:rPr>
        <w:t xml:space="preserve">. El equipo del GMLC, fiel a la voluntad de crear una herramienta de ayuda tanto para los investigadores como para el público interesado en general, empezó a confeccionar en el año </w:t>
      </w:r>
      <w:r w:rsidR="001D551C">
        <w:rPr>
          <w:rFonts w:ascii="Times New Roman" w:hAnsi="Times New Roman" w:cs="Times New Roman"/>
          <w:lang w:val="es-ES"/>
        </w:rPr>
        <w:t>2010</w:t>
      </w:r>
      <w:r w:rsidR="001D551C" w:rsidRPr="000724D0">
        <w:rPr>
          <w:rFonts w:ascii="Times New Roman" w:hAnsi="Times New Roman" w:cs="Times New Roman"/>
          <w:lang w:val="es-ES"/>
        </w:rPr>
        <w:t xml:space="preserve"> </w:t>
      </w:r>
      <w:r w:rsidRPr="000724D0">
        <w:rPr>
          <w:rFonts w:ascii="Times New Roman" w:hAnsi="Times New Roman" w:cs="Times New Roman"/>
          <w:lang w:val="es-ES"/>
        </w:rPr>
        <w:t xml:space="preserve">una base de datos léxica destinada a hacer accesible a través de internet este vasto corpus digital hasta el momento de uso exclusivamente interno. Así, en mayo de 2012 salió a la luz </w:t>
      </w:r>
      <w:r w:rsidR="001D551C">
        <w:rPr>
          <w:rFonts w:ascii="Times New Roman" w:hAnsi="Times New Roman" w:cs="Times New Roman"/>
          <w:lang w:val="es-ES"/>
        </w:rPr>
        <w:t xml:space="preserve">la primera versión del </w:t>
      </w:r>
      <w:r w:rsidR="001D551C">
        <w:rPr>
          <w:rFonts w:ascii="Times New Roman" w:hAnsi="Times New Roman" w:cs="Times New Roman"/>
          <w:i/>
          <w:lang w:val="es-ES"/>
        </w:rPr>
        <w:t xml:space="preserve">Corpus </w:t>
      </w:r>
      <w:proofErr w:type="spellStart"/>
      <w:r w:rsidR="001D551C">
        <w:rPr>
          <w:rFonts w:ascii="Times New Roman" w:hAnsi="Times New Roman" w:cs="Times New Roman"/>
          <w:i/>
          <w:lang w:val="es-ES"/>
        </w:rPr>
        <w:t>Documentale</w:t>
      </w:r>
      <w:proofErr w:type="spellEnd"/>
      <w:r w:rsidR="001D551C">
        <w:rPr>
          <w:rFonts w:ascii="Times New Roman" w:hAnsi="Times New Roman" w:cs="Times New Roman"/>
          <w:i/>
          <w:lang w:val="es-ES"/>
        </w:rPr>
        <w:t xml:space="preserve"> </w:t>
      </w:r>
      <w:proofErr w:type="spellStart"/>
      <w:r w:rsidR="001D551C">
        <w:rPr>
          <w:rFonts w:ascii="Times New Roman" w:hAnsi="Times New Roman" w:cs="Times New Roman"/>
          <w:i/>
          <w:lang w:val="es-ES"/>
        </w:rPr>
        <w:t>Latinum</w:t>
      </w:r>
      <w:proofErr w:type="spellEnd"/>
      <w:r w:rsidR="001D551C">
        <w:rPr>
          <w:rFonts w:ascii="Times New Roman" w:hAnsi="Times New Roman" w:cs="Times New Roman"/>
          <w:i/>
          <w:lang w:val="es-ES"/>
        </w:rPr>
        <w:t xml:space="preserve"> </w:t>
      </w:r>
      <w:proofErr w:type="spellStart"/>
      <w:r w:rsidR="001D551C">
        <w:rPr>
          <w:rFonts w:ascii="Times New Roman" w:hAnsi="Times New Roman" w:cs="Times New Roman"/>
          <w:i/>
          <w:lang w:val="es-ES"/>
        </w:rPr>
        <w:t>Cataloniae</w:t>
      </w:r>
      <w:proofErr w:type="spellEnd"/>
      <w:r w:rsidR="001D551C">
        <w:rPr>
          <w:rFonts w:ascii="Times New Roman" w:hAnsi="Times New Roman" w:cs="Times New Roman"/>
          <w:i/>
          <w:lang w:val="es-ES"/>
        </w:rPr>
        <w:t xml:space="preserve"> </w:t>
      </w:r>
      <w:r w:rsidR="001D551C">
        <w:rPr>
          <w:rFonts w:ascii="Times New Roman" w:hAnsi="Times New Roman" w:cs="Times New Roman"/>
          <w:lang w:val="es-ES"/>
        </w:rPr>
        <w:t>(</w:t>
      </w:r>
      <w:r w:rsidRPr="000724D0">
        <w:rPr>
          <w:rFonts w:ascii="Times New Roman" w:hAnsi="Times New Roman" w:cs="Times New Roman"/>
          <w:lang w:val="es-ES"/>
        </w:rPr>
        <w:t>CODOLCAT</w:t>
      </w:r>
      <w:r w:rsidR="0087104E">
        <w:rPr>
          <w:rFonts w:ascii="Times New Roman" w:hAnsi="Times New Roman" w:cs="Times New Roman"/>
          <w:lang w:val="es-ES"/>
        </w:rPr>
        <w:t>)</w:t>
      </w:r>
      <w:r w:rsidRPr="000724D0">
        <w:rPr>
          <w:rFonts w:ascii="Times New Roman" w:hAnsi="Times New Roman" w:cs="Times New Roman"/>
          <w:lang w:val="es-ES"/>
        </w:rPr>
        <w:t>, base de</w:t>
      </w:r>
      <w:r w:rsidRPr="000724D0">
        <w:rPr>
          <w:rFonts w:ascii="Times New Roman" w:hAnsi="Times New Roman" w:cs="Times New Roman"/>
          <w:lang w:val="es-ES_tradnl"/>
        </w:rPr>
        <w:t xml:space="preserve"> datos accesible en línea </w:t>
      </w:r>
      <w:r w:rsidR="0087104E">
        <w:rPr>
          <w:rFonts w:ascii="Times New Roman" w:hAnsi="Times New Roman" w:cs="Times New Roman"/>
          <w:lang w:val="es-ES_tradnl"/>
        </w:rPr>
        <w:t>(</w:t>
      </w:r>
      <w:hyperlink r:id="rId9" w:history="1">
        <w:r w:rsidR="0087104E" w:rsidRPr="00C81D65">
          <w:rPr>
            <w:rStyle w:val="Hipervnculo"/>
            <w:rFonts w:ascii="Times New Roman" w:hAnsi="Times New Roman" w:cs="Times New Roman"/>
            <w:lang w:val="es-ES_tradnl"/>
          </w:rPr>
          <w:t>http://gmlc.imf.csic.es/codolcat</w:t>
        </w:r>
      </w:hyperlink>
      <w:r w:rsidR="0087104E">
        <w:rPr>
          <w:rFonts w:ascii="Times New Roman" w:hAnsi="Times New Roman" w:cs="Times New Roman"/>
          <w:lang w:val="es-ES_tradnl"/>
        </w:rPr>
        <w:t xml:space="preserve">) </w:t>
      </w:r>
      <w:r w:rsidRPr="000724D0">
        <w:rPr>
          <w:rFonts w:ascii="Times New Roman" w:hAnsi="Times New Roman" w:cs="Times New Roman"/>
          <w:lang w:val="es-ES_tradnl"/>
        </w:rPr>
        <w:t>que ofrece al usuario la posibilidad de realizar búsquedas léxicas en el corpus textual del GMLC</w:t>
      </w:r>
      <w:r w:rsidRPr="000724D0">
        <w:rPr>
          <w:rFonts w:ascii="Times New Roman" w:hAnsi="Times New Roman" w:cs="Times New Roman"/>
          <w:lang w:val="es-ES"/>
        </w:rPr>
        <w:t xml:space="preserve">. </w:t>
      </w:r>
      <w:r w:rsidRPr="000724D0">
        <w:rPr>
          <w:rFonts w:ascii="Times New Roman" w:hAnsi="Times New Roman" w:cs="Times New Roman"/>
          <w:lang w:val="es-ES_tradnl"/>
        </w:rPr>
        <w:t xml:space="preserve">El CODOLCAT está concebido </w:t>
      </w:r>
      <w:r w:rsidRPr="002208BE">
        <w:rPr>
          <w:rFonts w:ascii="Times New Roman" w:hAnsi="Times New Roman" w:cs="Times New Roman"/>
          <w:lang w:val="es-ES_tradnl"/>
        </w:rPr>
        <w:t>como una publicación periódica que se actualiza anualmente, y que consta</w:t>
      </w:r>
      <w:r w:rsidR="0087104E">
        <w:rPr>
          <w:rFonts w:ascii="Times New Roman" w:hAnsi="Times New Roman" w:cs="Times New Roman"/>
          <w:lang w:val="es-ES_tradnl"/>
        </w:rPr>
        <w:t>, en la versión de 2013 (v. 2),</w:t>
      </w:r>
      <w:r w:rsidRPr="002208BE">
        <w:rPr>
          <w:rFonts w:ascii="Times New Roman" w:hAnsi="Times New Roman" w:cs="Times New Roman"/>
          <w:lang w:val="es-ES_tradnl"/>
        </w:rPr>
        <w:t xml:space="preserve"> de </w:t>
      </w:r>
      <w:r w:rsidR="00BC5FF3">
        <w:rPr>
          <w:rFonts w:ascii="Times New Roman" w:hAnsi="Times New Roman" w:cs="Times New Roman"/>
          <w:lang w:val="es-ES_tradnl"/>
        </w:rPr>
        <w:t>más de 3000</w:t>
      </w:r>
      <w:r w:rsidRPr="002208BE">
        <w:rPr>
          <w:rFonts w:ascii="Times New Roman" w:hAnsi="Times New Roman" w:cs="Times New Roman"/>
          <w:lang w:val="es-ES_tradnl"/>
        </w:rPr>
        <w:t xml:space="preserve"> documentos introducidos.</w:t>
      </w:r>
    </w:p>
    <w:p w14:paraId="32298B67" w14:textId="0BF35F92" w:rsidR="009F3F7D" w:rsidRDefault="0087104E" w:rsidP="00E9237B">
      <w:pPr>
        <w:pStyle w:val="Default"/>
        <w:spacing w:before="200" w:after="200" w:line="276" w:lineRule="auto"/>
        <w:contextualSpacing/>
        <w:jc w:val="both"/>
        <w:rPr>
          <w:rFonts w:ascii="Times New Roman" w:hAnsi="Times New Roman" w:cs="Times New Roman"/>
          <w:lang w:val="es-ES_tradnl"/>
        </w:rPr>
      </w:pPr>
      <w:r>
        <w:rPr>
          <w:rFonts w:ascii="Times New Roman" w:hAnsi="Times New Roman" w:cs="Times New Roman"/>
          <w:lang w:val="es-ES_tradnl"/>
        </w:rPr>
        <w:tab/>
      </w:r>
      <w:r w:rsidR="001165C6">
        <w:rPr>
          <w:rFonts w:ascii="Times New Roman" w:hAnsi="Times New Roman" w:cs="Times New Roman"/>
          <w:lang w:val="es-ES_tradnl"/>
        </w:rPr>
        <w:t>Como se desprende de lo expuesto hasta ahora</w:t>
      </w:r>
      <w:r w:rsidR="009F3F7D">
        <w:rPr>
          <w:rFonts w:ascii="Times New Roman" w:hAnsi="Times New Roman" w:cs="Times New Roman"/>
          <w:lang w:val="es-ES_tradnl"/>
        </w:rPr>
        <w:t xml:space="preserve">, en los últimos años el GMLC se </w:t>
      </w:r>
      <w:r w:rsidR="00E377D9">
        <w:rPr>
          <w:rFonts w:ascii="Times New Roman" w:hAnsi="Times New Roman" w:cs="Times New Roman"/>
          <w:lang w:val="es-ES_tradnl"/>
        </w:rPr>
        <w:t>ha mant</w:t>
      </w:r>
      <w:r w:rsidR="009F3F7D">
        <w:rPr>
          <w:rFonts w:ascii="Times New Roman" w:hAnsi="Times New Roman" w:cs="Times New Roman"/>
          <w:lang w:val="es-ES_tradnl"/>
        </w:rPr>
        <w:t>e</w:t>
      </w:r>
      <w:r w:rsidR="00E377D9">
        <w:rPr>
          <w:rFonts w:ascii="Times New Roman" w:hAnsi="Times New Roman" w:cs="Times New Roman"/>
          <w:lang w:val="es-ES_tradnl"/>
        </w:rPr>
        <w:t>nido</w:t>
      </w:r>
      <w:r w:rsidR="009F3F7D">
        <w:rPr>
          <w:rFonts w:ascii="Times New Roman" w:hAnsi="Times New Roman" w:cs="Times New Roman"/>
          <w:lang w:val="es-ES_tradnl"/>
        </w:rPr>
        <w:t xml:space="preserve"> fiel a la tarea lexicográfica originaria de redacción de artículos, al mismo tiempo que aprovecha los recientes avances tecnológicos con el fin de optimizar la difusión y la accesibilidad de su rico corpus documental.</w:t>
      </w:r>
    </w:p>
    <w:p w14:paraId="7ED5B1DA" w14:textId="1A54E8C0" w:rsidR="009F3F7D" w:rsidRPr="00814F77" w:rsidRDefault="009F3F7D" w:rsidP="00E9237B">
      <w:pPr>
        <w:pStyle w:val="Default"/>
        <w:spacing w:before="200" w:after="200" w:line="276" w:lineRule="auto"/>
        <w:ind w:firstLine="708"/>
        <w:contextualSpacing/>
        <w:jc w:val="both"/>
        <w:rPr>
          <w:rFonts w:ascii="Times New Roman" w:hAnsi="Times New Roman" w:cs="Times New Roman"/>
          <w:color w:val="auto"/>
          <w:lang w:val="es-ES"/>
        </w:rPr>
      </w:pPr>
      <w:r>
        <w:rPr>
          <w:rFonts w:ascii="Times New Roman" w:hAnsi="Times New Roman" w:cs="Times New Roman"/>
          <w:lang w:val="es-ES_tradnl"/>
        </w:rPr>
        <w:t>Llegados a este punto, y con la reedición del primer volumen sin publicar</w:t>
      </w:r>
      <w:r w:rsidR="00664AA1">
        <w:rPr>
          <w:rFonts w:ascii="Times New Roman" w:hAnsi="Times New Roman" w:cs="Times New Roman"/>
          <w:lang w:val="es-ES_tradnl"/>
        </w:rPr>
        <w:t xml:space="preserve"> en papel</w:t>
      </w:r>
      <w:r>
        <w:rPr>
          <w:rFonts w:ascii="Times New Roman" w:hAnsi="Times New Roman" w:cs="Times New Roman"/>
          <w:lang w:val="es-ES_tradnl"/>
        </w:rPr>
        <w:t xml:space="preserve">, el grupo se planteó la posibilidad de unir sus dos vertientes, la redacción lexicográfica tradicional y la inmediatez proporcionada por una herramienta en línea como el CODOLCAT. En consecuencia, y como resultado de la evolución del grupo a lo largo de los años, la dirección del GMLC toma conciencia de la importancia de la </w:t>
      </w:r>
      <w:r w:rsidRPr="002208BE">
        <w:rPr>
          <w:rFonts w:ascii="Times New Roman" w:hAnsi="Times New Roman" w:cs="Times New Roman"/>
          <w:lang w:val="es-ES_tradnl"/>
        </w:rPr>
        <w:t>aplicación de las nuevas</w:t>
      </w:r>
      <w:r w:rsidR="003178F9">
        <w:rPr>
          <w:rFonts w:ascii="Times New Roman" w:hAnsi="Times New Roman" w:cs="Times New Roman"/>
          <w:lang w:val="es-ES_tradnl"/>
        </w:rPr>
        <w:t xml:space="preserve"> tecnologías al estudio de las h</w:t>
      </w:r>
      <w:r w:rsidRPr="002208BE">
        <w:rPr>
          <w:rFonts w:ascii="Times New Roman" w:hAnsi="Times New Roman" w:cs="Times New Roman"/>
          <w:lang w:val="es-ES_tradnl"/>
        </w:rPr>
        <w:t xml:space="preserve">umanidades </w:t>
      </w:r>
      <w:r>
        <w:rPr>
          <w:rFonts w:ascii="Times New Roman" w:hAnsi="Times New Roman" w:cs="Times New Roman"/>
          <w:lang w:val="es-ES_tradnl"/>
        </w:rPr>
        <w:t xml:space="preserve">y, </w:t>
      </w:r>
      <w:r w:rsidR="00664AA1">
        <w:rPr>
          <w:rFonts w:ascii="Times New Roman" w:hAnsi="Times New Roman" w:cs="Times New Roman"/>
          <w:lang w:val="es-ES_tradnl"/>
        </w:rPr>
        <w:t>en consonancia</w:t>
      </w:r>
      <w:r w:rsidRPr="002208BE">
        <w:rPr>
          <w:rFonts w:ascii="Times New Roman" w:hAnsi="Times New Roman" w:cs="Times New Roman"/>
          <w:lang w:val="es-ES_tradnl"/>
        </w:rPr>
        <w:t xml:space="preserve"> con otros grupos europeos dedicados a la edición de obras lexicográficas de gran envergadura, surge el proyecto de llevar a cabo una edición en versión digital que sea consultable en línea de manera </w:t>
      </w:r>
      <w:r w:rsidRPr="00814F77">
        <w:rPr>
          <w:rFonts w:ascii="Times New Roman" w:hAnsi="Times New Roman" w:cs="Times New Roman"/>
          <w:lang w:val="es-ES_tradnl"/>
        </w:rPr>
        <w:t>gratuita.</w:t>
      </w:r>
      <w:r w:rsidR="00A54A28">
        <w:rPr>
          <w:rFonts w:ascii="Times New Roman" w:hAnsi="Times New Roman" w:cs="Times New Roman"/>
          <w:color w:val="auto"/>
          <w:lang w:val="es-ES"/>
        </w:rPr>
        <w:t xml:space="preserve"> Esta</w:t>
      </w:r>
      <w:r w:rsidRPr="00814F77">
        <w:rPr>
          <w:rFonts w:ascii="Times New Roman" w:hAnsi="Times New Roman" w:cs="Times New Roman"/>
          <w:color w:val="auto"/>
          <w:lang w:val="es-ES"/>
        </w:rPr>
        <w:t xml:space="preserve"> versión digital </w:t>
      </w:r>
      <w:r w:rsidR="00664AA1">
        <w:rPr>
          <w:rFonts w:ascii="Times New Roman" w:hAnsi="Times New Roman" w:cs="Times New Roman"/>
          <w:color w:val="auto"/>
          <w:lang w:val="es-ES"/>
        </w:rPr>
        <w:t>toma</w:t>
      </w:r>
      <w:r w:rsidRPr="00814F77">
        <w:rPr>
          <w:rFonts w:ascii="Times New Roman" w:hAnsi="Times New Roman" w:cs="Times New Roman"/>
          <w:color w:val="auto"/>
          <w:lang w:val="es-ES"/>
        </w:rPr>
        <w:t xml:space="preserve"> como punto de partida la reedición trilingüe del primer volumen correspondiente a las letras A-D, empezando como programa piloto con la publicación electrónica de </w:t>
      </w:r>
      <w:r w:rsidR="00620BEF" w:rsidRPr="00814F77">
        <w:rPr>
          <w:rFonts w:ascii="Times New Roman" w:hAnsi="Times New Roman" w:cs="Times New Roman"/>
          <w:color w:val="auto"/>
          <w:lang w:val="es-ES"/>
        </w:rPr>
        <w:t xml:space="preserve">las voces correspondientes a </w:t>
      </w:r>
      <w:r w:rsidRPr="00814F77">
        <w:rPr>
          <w:rFonts w:ascii="Times New Roman" w:hAnsi="Times New Roman" w:cs="Times New Roman"/>
          <w:color w:val="auto"/>
          <w:lang w:val="es-ES"/>
        </w:rPr>
        <w:t>la letra A.</w:t>
      </w:r>
    </w:p>
    <w:p w14:paraId="6714E451" w14:textId="15E915EB" w:rsidR="00814F77" w:rsidRPr="00814F77" w:rsidRDefault="00814F77" w:rsidP="00E9237B">
      <w:pPr>
        <w:pStyle w:val="Default"/>
        <w:spacing w:before="200" w:after="200" w:line="276" w:lineRule="auto"/>
        <w:ind w:firstLine="708"/>
        <w:contextualSpacing/>
        <w:jc w:val="both"/>
        <w:rPr>
          <w:rFonts w:ascii="Times New Roman" w:hAnsi="Times New Roman" w:cs="Times New Roman"/>
          <w:lang w:val="es-ES"/>
        </w:rPr>
      </w:pPr>
      <w:r w:rsidRPr="00065280">
        <w:rPr>
          <w:rFonts w:ascii="Times New Roman" w:hAnsi="Times New Roman" w:cs="Times New Roman"/>
          <w:color w:val="auto"/>
          <w:lang w:val="es-ES"/>
        </w:rPr>
        <w:t xml:space="preserve">Paralelamente a la redacción de nuevas </w:t>
      </w:r>
      <w:r w:rsidRPr="00065280">
        <w:rPr>
          <w:rFonts w:ascii="Times New Roman" w:hAnsi="Times New Roman" w:cs="Times New Roman"/>
          <w:lang w:val="es-ES_tradnl"/>
        </w:rPr>
        <w:t>voces, a la ampliación de la base de dato</w:t>
      </w:r>
      <w:r w:rsidR="0011766D" w:rsidRPr="00065280">
        <w:rPr>
          <w:rFonts w:ascii="Times New Roman" w:hAnsi="Times New Roman" w:cs="Times New Roman"/>
          <w:lang w:val="es-ES_tradnl"/>
        </w:rPr>
        <w:t>s del corpus textual (CODOLCAT)</w:t>
      </w:r>
      <w:r w:rsidRPr="00065280">
        <w:rPr>
          <w:rFonts w:ascii="Times New Roman" w:hAnsi="Times New Roman" w:cs="Times New Roman"/>
          <w:lang w:val="es-ES_tradnl"/>
        </w:rPr>
        <w:t xml:space="preserve"> y al diseño y elaboración de la edición digital del GMLC, en el </w:t>
      </w:r>
      <w:r w:rsidR="00664AA1">
        <w:rPr>
          <w:rFonts w:ascii="Times New Roman" w:hAnsi="Times New Roman" w:cs="Times New Roman"/>
          <w:lang w:val="es-ES_tradnl"/>
        </w:rPr>
        <w:t>seno</w:t>
      </w:r>
      <w:r w:rsidR="00664AA1" w:rsidRPr="00065280">
        <w:rPr>
          <w:rFonts w:ascii="Times New Roman" w:hAnsi="Times New Roman" w:cs="Times New Roman"/>
          <w:lang w:val="es-ES_tradnl"/>
        </w:rPr>
        <w:t xml:space="preserve"> </w:t>
      </w:r>
      <w:r w:rsidRPr="00065280">
        <w:rPr>
          <w:rFonts w:ascii="Times New Roman" w:hAnsi="Times New Roman" w:cs="Times New Roman"/>
          <w:lang w:val="es-ES_tradnl"/>
        </w:rPr>
        <w:t xml:space="preserve">del grupo se realizan diversas investigaciones relativas a la documentación latina medieval catalana, del mismo modo que se están elaborando varias tesis doctorales que abordan distintos aspectos de </w:t>
      </w:r>
      <w:r w:rsidR="00664AA1">
        <w:rPr>
          <w:rFonts w:ascii="Times New Roman" w:hAnsi="Times New Roman" w:cs="Times New Roman"/>
          <w:lang w:val="es-ES_tradnl"/>
        </w:rPr>
        <w:t xml:space="preserve">la </w:t>
      </w:r>
      <w:r w:rsidR="001A62E9">
        <w:rPr>
          <w:rFonts w:ascii="Times New Roman" w:hAnsi="Times New Roman" w:cs="Times New Roman"/>
          <w:lang w:val="es-ES_tradnl"/>
        </w:rPr>
        <w:t>lengua de tal documentación</w:t>
      </w:r>
      <w:r w:rsidRPr="00065280">
        <w:rPr>
          <w:rFonts w:ascii="Times New Roman" w:hAnsi="Times New Roman" w:cs="Times New Roman"/>
          <w:lang w:val="es-ES_tradnl"/>
        </w:rPr>
        <w:t>.</w:t>
      </w:r>
    </w:p>
    <w:p w14:paraId="2787D576" w14:textId="77777777" w:rsidR="00CF22C0" w:rsidRPr="00CC5A19" w:rsidRDefault="00CF22C0" w:rsidP="00E9237B">
      <w:pPr>
        <w:spacing w:before="200" w:after="200" w:line="276" w:lineRule="auto"/>
        <w:contextualSpacing/>
        <w:rPr>
          <w:b/>
          <w:sz w:val="24"/>
          <w:szCs w:val="24"/>
          <w:lang w:val="es-ES_tradnl"/>
        </w:rPr>
      </w:pPr>
    </w:p>
    <w:p w14:paraId="2114E823" w14:textId="77777777" w:rsidR="00CF22C0" w:rsidRPr="004538A3" w:rsidRDefault="00CF22C0" w:rsidP="00E9237B">
      <w:pPr>
        <w:spacing w:before="200" w:after="200" w:line="276" w:lineRule="auto"/>
        <w:contextualSpacing/>
        <w:rPr>
          <w:b/>
          <w:sz w:val="24"/>
          <w:szCs w:val="24"/>
          <w:lang w:val="es-ES_tradnl"/>
        </w:rPr>
      </w:pPr>
      <w:r w:rsidRPr="004538A3">
        <w:rPr>
          <w:b/>
          <w:sz w:val="24"/>
          <w:szCs w:val="24"/>
          <w:lang w:val="es-ES_tradnl"/>
        </w:rPr>
        <w:t>Edición digital del GMLC</w:t>
      </w:r>
    </w:p>
    <w:p w14:paraId="3A1A3924" w14:textId="77777777" w:rsidR="005B7EAB" w:rsidRPr="004538A3" w:rsidRDefault="00896844" w:rsidP="00E9237B">
      <w:pPr>
        <w:spacing w:before="200" w:after="200" w:line="276" w:lineRule="auto"/>
        <w:contextualSpacing/>
        <w:rPr>
          <w:sz w:val="24"/>
          <w:szCs w:val="24"/>
          <w:lang w:val="es-ES_tradnl"/>
        </w:rPr>
      </w:pPr>
      <w:r w:rsidRPr="004E32B1">
        <w:rPr>
          <w:sz w:val="24"/>
          <w:szCs w:val="24"/>
          <w:lang w:val="es-ES_tradnl"/>
        </w:rPr>
        <w:t>En la</w:t>
      </w:r>
      <w:r w:rsidR="004E32B1" w:rsidRPr="004E32B1">
        <w:rPr>
          <w:sz w:val="24"/>
          <w:szCs w:val="24"/>
          <w:lang w:val="es-ES_tradnl"/>
        </w:rPr>
        <w:t>s</w:t>
      </w:r>
      <w:r w:rsidRPr="004E32B1">
        <w:rPr>
          <w:sz w:val="24"/>
          <w:szCs w:val="24"/>
          <w:lang w:val="es-ES_tradnl"/>
        </w:rPr>
        <w:t xml:space="preserve"> próximas páginas, nos centraremos concretamente </w:t>
      </w:r>
      <w:r w:rsidR="00CF22C0" w:rsidRPr="004E32B1">
        <w:rPr>
          <w:sz w:val="24"/>
          <w:szCs w:val="24"/>
          <w:lang w:val="es-ES_tradnl"/>
        </w:rPr>
        <w:t>e</w:t>
      </w:r>
      <w:r w:rsidRPr="004E32B1">
        <w:rPr>
          <w:sz w:val="24"/>
          <w:szCs w:val="24"/>
          <w:lang w:val="es-ES_tradnl"/>
        </w:rPr>
        <w:t>n</w:t>
      </w:r>
      <w:r w:rsidR="00CF22C0" w:rsidRPr="004E32B1">
        <w:rPr>
          <w:sz w:val="24"/>
          <w:szCs w:val="24"/>
          <w:lang w:val="es-ES_tradnl"/>
        </w:rPr>
        <w:t xml:space="preserve"> </w:t>
      </w:r>
      <w:r w:rsidR="004E32B1" w:rsidRPr="004E32B1">
        <w:rPr>
          <w:sz w:val="24"/>
          <w:szCs w:val="24"/>
          <w:lang w:val="es-ES_tradnl"/>
        </w:rPr>
        <w:t xml:space="preserve">esta última fase de </w:t>
      </w:r>
      <w:r w:rsidR="005C7BD3">
        <w:rPr>
          <w:sz w:val="24"/>
          <w:szCs w:val="24"/>
          <w:lang w:val="es-ES_tradnl"/>
        </w:rPr>
        <w:t xml:space="preserve">elaboración de la </w:t>
      </w:r>
      <w:r w:rsidR="004E32B1" w:rsidRPr="004E32B1">
        <w:rPr>
          <w:sz w:val="24"/>
          <w:szCs w:val="24"/>
          <w:lang w:val="es-ES_tradnl"/>
        </w:rPr>
        <w:t xml:space="preserve">edición digital. </w:t>
      </w:r>
      <w:r w:rsidR="005B7EAB" w:rsidRPr="004E32B1">
        <w:rPr>
          <w:sz w:val="24"/>
          <w:szCs w:val="24"/>
          <w:lang w:val="es-ES_tradnl"/>
        </w:rPr>
        <w:t xml:space="preserve">Para hablar de la versión electrónica del GMLC, </w:t>
      </w:r>
      <w:r w:rsidR="005B7EAB" w:rsidRPr="004E32B1">
        <w:rPr>
          <w:sz w:val="24"/>
          <w:szCs w:val="24"/>
          <w:lang w:val="es-ES_tradnl"/>
        </w:rPr>
        <w:lastRenderedPageBreak/>
        <w:t>resulta pertinente destacar</w:t>
      </w:r>
      <w:r w:rsidR="00B91A18" w:rsidRPr="004E32B1">
        <w:rPr>
          <w:sz w:val="24"/>
          <w:szCs w:val="24"/>
          <w:lang w:val="es-ES_tradnl"/>
        </w:rPr>
        <w:t>,</w:t>
      </w:r>
      <w:r w:rsidR="005B7EAB" w:rsidRPr="004E32B1">
        <w:rPr>
          <w:sz w:val="24"/>
          <w:szCs w:val="24"/>
          <w:lang w:val="es-ES_tradnl"/>
        </w:rPr>
        <w:t xml:space="preserve"> en primer lugar</w:t>
      </w:r>
      <w:r w:rsidR="00B91A18" w:rsidRPr="004E32B1">
        <w:rPr>
          <w:sz w:val="24"/>
          <w:szCs w:val="24"/>
          <w:lang w:val="es-ES_tradnl"/>
        </w:rPr>
        <w:t>,</w:t>
      </w:r>
      <w:r w:rsidR="005B7EAB" w:rsidRPr="004E32B1">
        <w:rPr>
          <w:sz w:val="24"/>
          <w:szCs w:val="24"/>
          <w:lang w:val="es-ES_tradnl"/>
        </w:rPr>
        <w:t xml:space="preserve"> </w:t>
      </w:r>
      <w:r w:rsidR="005B7EAB" w:rsidRPr="004538A3">
        <w:rPr>
          <w:sz w:val="24"/>
          <w:szCs w:val="24"/>
          <w:lang w:val="es-ES_tradnl"/>
        </w:rPr>
        <w:t xml:space="preserve">algunas de las ventajas que supone optar por un marcado digital frente a una edición en formato papel. Una </w:t>
      </w:r>
      <w:r w:rsidR="00324B2F" w:rsidRPr="004538A3">
        <w:rPr>
          <w:sz w:val="24"/>
          <w:szCs w:val="24"/>
          <w:lang w:val="es-ES_tradnl"/>
        </w:rPr>
        <w:t>vez subray</w:t>
      </w:r>
      <w:r w:rsidR="005B7EAB" w:rsidRPr="004538A3">
        <w:rPr>
          <w:sz w:val="24"/>
          <w:szCs w:val="24"/>
          <w:lang w:val="es-ES_tradnl"/>
        </w:rPr>
        <w:t>adas estas ventajas principales, procederemos a explicar qué tipo de marcado ha decidido utilizar el grupo del GMLC, así como qué procedimiento de trabajo se ha seguido.</w:t>
      </w:r>
    </w:p>
    <w:p w14:paraId="1B0EFD49" w14:textId="77777777" w:rsidR="00CF22C0" w:rsidRPr="004538A3" w:rsidRDefault="00CF22C0" w:rsidP="00E9237B">
      <w:pPr>
        <w:spacing w:before="200" w:after="200" w:line="276" w:lineRule="auto"/>
        <w:contextualSpacing/>
        <w:rPr>
          <w:sz w:val="24"/>
          <w:szCs w:val="24"/>
          <w:lang w:val="es-ES_tradnl"/>
        </w:rPr>
      </w:pPr>
    </w:p>
    <w:p w14:paraId="29179FE1" w14:textId="77777777" w:rsidR="00CF22C0" w:rsidRPr="004538A3" w:rsidRDefault="00CF22C0" w:rsidP="00E9237B">
      <w:pPr>
        <w:spacing w:before="200" w:after="200" w:line="276" w:lineRule="auto"/>
        <w:contextualSpacing/>
        <w:rPr>
          <w:b/>
          <w:sz w:val="24"/>
          <w:szCs w:val="24"/>
          <w:lang w:val="es-ES_tradnl"/>
        </w:rPr>
      </w:pPr>
      <w:r w:rsidRPr="004538A3">
        <w:rPr>
          <w:b/>
          <w:sz w:val="24"/>
          <w:szCs w:val="24"/>
          <w:lang w:val="es-ES_tradnl"/>
        </w:rPr>
        <w:t>Ventajas del marcado digital</w:t>
      </w:r>
    </w:p>
    <w:p w14:paraId="0A5D43B9" w14:textId="77777777" w:rsidR="00E464CB" w:rsidRDefault="00CF22C0" w:rsidP="00E9237B">
      <w:pPr>
        <w:spacing w:before="200" w:after="200" w:line="276" w:lineRule="auto"/>
        <w:contextualSpacing/>
        <w:rPr>
          <w:sz w:val="24"/>
          <w:szCs w:val="24"/>
          <w:lang w:val="es-ES_tradnl"/>
        </w:rPr>
      </w:pPr>
      <w:r w:rsidRPr="004538A3">
        <w:rPr>
          <w:sz w:val="24"/>
          <w:szCs w:val="24"/>
          <w:lang w:val="es-ES_tradnl"/>
        </w:rPr>
        <w:t xml:space="preserve">Como decíamos, </w:t>
      </w:r>
      <w:r w:rsidR="00B91A18" w:rsidRPr="004538A3">
        <w:rPr>
          <w:sz w:val="24"/>
          <w:szCs w:val="24"/>
          <w:lang w:val="es-ES_tradnl"/>
        </w:rPr>
        <w:t xml:space="preserve">pues, </w:t>
      </w:r>
      <w:r w:rsidRPr="004538A3">
        <w:rPr>
          <w:sz w:val="24"/>
          <w:szCs w:val="24"/>
          <w:lang w:val="es-ES_tradnl"/>
        </w:rPr>
        <w:t>la edición en formato electrónico supone una serie de ventajas respecto a la edición en papel</w:t>
      </w:r>
      <w:r w:rsidR="00DF3F2B">
        <w:rPr>
          <w:sz w:val="24"/>
          <w:szCs w:val="24"/>
          <w:lang w:val="es-ES_tradnl"/>
        </w:rPr>
        <w:t>, las cuales conviene subrayar</w:t>
      </w:r>
      <w:r w:rsidR="00AA59D9">
        <w:rPr>
          <w:sz w:val="24"/>
          <w:szCs w:val="24"/>
          <w:lang w:val="es-ES_tradnl"/>
        </w:rPr>
        <w:t xml:space="preserve"> como punto de partida</w:t>
      </w:r>
      <w:r w:rsidR="005C1B13" w:rsidRPr="004538A3">
        <w:rPr>
          <w:sz w:val="24"/>
          <w:szCs w:val="24"/>
          <w:lang w:val="es-ES_tradnl"/>
        </w:rPr>
        <w:t xml:space="preserve">. </w:t>
      </w:r>
    </w:p>
    <w:p w14:paraId="36FBC089" w14:textId="3B5B824D" w:rsidR="00CF22C0" w:rsidRPr="004538A3" w:rsidRDefault="00E15AAA" w:rsidP="00E9237B">
      <w:pPr>
        <w:spacing w:before="200" w:after="200" w:line="276" w:lineRule="auto"/>
        <w:contextualSpacing/>
        <w:rPr>
          <w:sz w:val="24"/>
          <w:szCs w:val="24"/>
          <w:lang w:val="es-ES_tradnl"/>
        </w:rPr>
      </w:pPr>
      <w:r>
        <w:rPr>
          <w:sz w:val="24"/>
          <w:szCs w:val="24"/>
          <w:lang w:val="es-ES_tradnl"/>
        </w:rPr>
        <w:tab/>
      </w:r>
      <w:r w:rsidR="005C1B13" w:rsidRPr="004538A3">
        <w:rPr>
          <w:sz w:val="24"/>
          <w:szCs w:val="24"/>
          <w:lang w:val="es-ES_tradnl"/>
        </w:rPr>
        <w:t>En primer lugar, cabe destacar la posibilidad de ofrecer un</w:t>
      </w:r>
      <w:r w:rsidR="00CF22C0" w:rsidRPr="004538A3">
        <w:rPr>
          <w:sz w:val="24"/>
          <w:szCs w:val="24"/>
          <w:lang w:val="es-ES_tradnl"/>
        </w:rPr>
        <w:t xml:space="preserve"> acceso permanente y gratuito a través de la web, lo cual facilita </w:t>
      </w:r>
      <w:r w:rsidR="00D308B4" w:rsidRPr="004538A3">
        <w:rPr>
          <w:sz w:val="24"/>
          <w:szCs w:val="24"/>
          <w:lang w:val="es-ES_tradnl"/>
        </w:rPr>
        <w:t>la</w:t>
      </w:r>
      <w:r w:rsidR="00CF22C0" w:rsidRPr="004538A3">
        <w:rPr>
          <w:sz w:val="24"/>
          <w:szCs w:val="24"/>
          <w:lang w:val="es-ES_tradnl"/>
        </w:rPr>
        <w:t xml:space="preserve"> consulta </w:t>
      </w:r>
      <w:r w:rsidR="00D308B4" w:rsidRPr="004538A3">
        <w:rPr>
          <w:sz w:val="24"/>
          <w:szCs w:val="24"/>
          <w:lang w:val="es-ES_tradnl"/>
        </w:rPr>
        <w:t xml:space="preserve">del GMLC </w:t>
      </w:r>
      <w:r w:rsidR="00CF22C0" w:rsidRPr="004538A3">
        <w:rPr>
          <w:sz w:val="24"/>
          <w:szCs w:val="24"/>
          <w:lang w:val="es-ES_tradnl"/>
        </w:rPr>
        <w:t xml:space="preserve">no sólo a un público especializado, sino también a </w:t>
      </w:r>
      <w:r w:rsidR="000F7F0E">
        <w:rPr>
          <w:sz w:val="24"/>
          <w:szCs w:val="24"/>
          <w:lang w:val="es-ES_tradnl"/>
        </w:rPr>
        <w:t>uno</w:t>
      </w:r>
      <w:r w:rsidR="00CF22C0" w:rsidRPr="004538A3">
        <w:rPr>
          <w:sz w:val="24"/>
          <w:szCs w:val="24"/>
          <w:lang w:val="es-ES_tradnl"/>
        </w:rPr>
        <w:t xml:space="preserve"> más amplio.</w:t>
      </w:r>
      <w:r w:rsidR="00E464CB">
        <w:rPr>
          <w:sz w:val="24"/>
          <w:szCs w:val="24"/>
          <w:lang w:val="es-ES_tradnl"/>
        </w:rPr>
        <w:t xml:space="preserve"> Como ya se ha dicho, el equipo se rige por la voluntad de crear una herramienta de trabajo y de consulta que sea útil y de fácil acceso; en este sentido, una edición </w:t>
      </w:r>
      <w:r w:rsidR="004E0F7A">
        <w:rPr>
          <w:sz w:val="24"/>
          <w:szCs w:val="24"/>
          <w:lang w:val="es-ES_tradnl"/>
        </w:rPr>
        <w:t xml:space="preserve">en línea </w:t>
      </w:r>
      <w:r w:rsidR="00E464CB">
        <w:rPr>
          <w:sz w:val="24"/>
          <w:szCs w:val="24"/>
          <w:lang w:val="es-ES_tradnl"/>
        </w:rPr>
        <w:t xml:space="preserve">se adecua perfectamente a esta voluntad, otorgándole al GMLC una mayor difusión. </w:t>
      </w:r>
    </w:p>
    <w:p w14:paraId="731627AD" w14:textId="40A28E60" w:rsidR="00CF22C0" w:rsidRPr="004538A3" w:rsidRDefault="00E15AAA" w:rsidP="00E9237B">
      <w:pPr>
        <w:spacing w:before="200" w:after="200" w:line="276" w:lineRule="auto"/>
        <w:contextualSpacing/>
        <w:rPr>
          <w:sz w:val="24"/>
          <w:szCs w:val="24"/>
          <w:lang w:val="es-ES_tradnl"/>
        </w:rPr>
      </w:pPr>
      <w:r>
        <w:rPr>
          <w:sz w:val="24"/>
          <w:szCs w:val="24"/>
          <w:lang w:val="es-ES_tradnl"/>
        </w:rPr>
        <w:tab/>
      </w:r>
      <w:r w:rsidR="004D4874" w:rsidRPr="004538A3">
        <w:rPr>
          <w:sz w:val="24"/>
          <w:szCs w:val="24"/>
          <w:lang w:val="es-ES_tradnl"/>
        </w:rPr>
        <w:t>Por otro lado, el marcado digital multiplica sustancialmente las</w:t>
      </w:r>
      <w:r w:rsidR="00CF22C0" w:rsidRPr="004538A3">
        <w:rPr>
          <w:sz w:val="24"/>
          <w:szCs w:val="24"/>
          <w:lang w:val="es-ES_tradnl"/>
        </w:rPr>
        <w:t xml:space="preserve"> posibilidades de presentación del contenido, </w:t>
      </w:r>
      <w:r w:rsidR="004D4874" w:rsidRPr="004538A3">
        <w:rPr>
          <w:sz w:val="24"/>
          <w:szCs w:val="24"/>
          <w:lang w:val="es-ES_tradnl"/>
        </w:rPr>
        <w:t xml:space="preserve">permitiendo </w:t>
      </w:r>
      <w:r w:rsidR="00CF22C0" w:rsidRPr="004538A3">
        <w:rPr>
          <w:sz w:val="24"/>
          <w:szCs w:val="24"/>
          <w:lang w:val="es-ES_tradnl"/>
        </w:rPr>
        <w:t>supera</w:t>
      </w:r>
      <w:r w:rsidR="004D4874" w:rsidRPr="004538A3">
        <w:rPr>
          <w:sz w:val="24"/>
          <w:szCs w:val="24"/>
          <w:lang w:val="es-ES_tradnl"/>
        </w:rPr>
        <w:t>r</w:t>
      </w:r>
      <w:r w:rsidR="00CF22C0" w:rsidRPr="004538A3">
        <w:rPr>
          <w:sz w:val="24"/>
          <w:szCs w:val="24"/>
          <w:lang w:val="es-ES_tradnl"/>
        </w:rPr>
        <w:t xml:space="preserve"> las restricciones tradicionales que impone el formato en papel</w:t>
      </w:r>
      <w:r w:rsidR="00CF22C0" w:rsidRPr="00E80637">
        <w:rPr>
          <w:sz w:val="24"/>
          <w:szCs w:val="24"/>
          <w:lang w:val="es-ES_tradnl"/>
        </w:rPr>
        <w:t>.</w:t>
      </w:r>
      <w:r w:rsidR="001F2BF7" w:rsidRPr="00E80637">
        <w:rPr>
          <w:sz w:val="24"/>
          <w:szCs w:val="24"/>
          <w:lang w:val="es-ES_tradnl"/>
        </w:rPr>
        <w:t xml:space="preserve"> Así, la distribución de cada una de las entradas del glosario puede ser modificada en función de las necesidades o de los intereses tanto de los editores como de los usuarios.</w:t>
      </w:r>
      <w:r w:rsidR="001E7320" w:rsidRPr="004538A3">
        <w:rPr>
          <w:sz w:val="24"/>
          <w:szCs w:val="24"/>
          <w:lang w:val="es-ES_tradnl"/>
        </w:rPr>
        <w:t xml:space="preserve"> </w:t>
      </w:r>
      <w:r w:rsidR="0087029C">
        <w:rPr>
          <w:sz w:val="24"/>
          <w:szCs w:val="24"/>
          <w:lang w:val="es-ES_tradnl"/>
        </w:rPr>
        <w:t xml:space="preserve">Cada entrada, por ejemplo, se puede distribuir </w:t>
      </w:r>
      <w:r w:rsidR="005B3EAA">
        <w:rPr>
          <w:sz w:val="24"/>
          <w:szCs w:val="24"/>
          <w:lang w:val="es-ES_tradnl"/>
        </w:rPr>
        <w:t>jer</w:t>
      </w:r>
      <w:r w:rsidR="0027480D">
        <w:rPr>
          <w:sz w:val="24"/>
          <w:szCs w:val="24"/>
          <w:lang w:val="es-ES_tradnl"/>
        </w:rPr>
        <w:t xml:space="preserve">árquicamente </w:t>
      </w:r>
      <w:r w:rsidR="004E0F7A">
        <w:rPr>
          <w:sz w:val="24"/>
          <w:szCs w:val="24"/>
          <w:lang w:val="es-ES_tradnl"/>
        </w:rPr>
        <w:t>basándose en</w:t>
      </w:r>
      <w:r w:rsidR="0027480D">
        <w:rPr>
          <w:sz w:val="24"/>
          <w:szCs w:val="24"/>
          <w:lang w:val="es-ES_tradnl"/>
        </w:rPr>
        <w:t xml:space="preserve"> diversos tonos de color que indiquen los distintos elementos de la voz, a saber, variantes ortográficas, etimología, construcciones morfológicas, etc.</w:t>
      </w:r>
    </w:p>
    <w:p w14:paraId="33FD04DF" w14:textId="621F6488" w:rsidR="00CF22C0" w:rsidRPr="004538A3" w:rsidRDefault="002F6BAD" w:rsidP="00E9237B">
      <w:pPr>
        <w:spacing w:before="200" w:after="200" w:line="276" w:lineRule="auto"/>
        <w:contextualSpacing/>
        <w:rPr>
          <w:sz w:val="24"/>
          <w:szCs w:val="24"/>
          <w:lang w:val="es-ES_tradnl"/>
        </w:rPr>
      </w:pPr>
      <w:r>
        <w:rPr>
          <w:sz w:val="24"/>
          <w:szCs w:val="24"/>
          <w:lang w:val="es-ES_tradnl"/>
        </w:rPr>
        <w:tab/>
      </w:r>
      <w:r w:rsidR="00001EAA" w:rsidRPr="004538A3">
        <w:rPr>
          <w:sz w:val="24"/>
          <w:szCs w:val="24"/>
          <w:lang w:val="es-ES_tradnl"/>
        </w:rPr>
        <w:t xml:space="preserve">Además de enriquecer la distribución y presentación del contenido textual del GMLC, </w:t>
      </w:r>
      <w:r w:rsidR="00CF22C0" w:rsidRPr="004538A3">
        <w:rPr>
          <w:sz w:val="24"/>
          <w:szCs w:val="24"/>
          <w:lang w:val="es-ES_tradnl"/>
        </w:rPr>
        <w:t>la versión digital</w:t>
      </w:r>
      <w:r w:rsidR="0096524B" w:rsidRPr="004538A3">
        <w:rPr>
          <w:sz w:val="24"/>
          <w:szCs w:val="24"/>
          <w:lang w:val="es-ES_tradnl"/>
        </w:rPr>
        <w:t xml:space="preserve"> es </w:t>
      </w:r>
      <w:r w:rsidR="00711BC7">
        <w:rPr>
          <w:sz w:val="24"/>
          <w:szCs w:val="24"/>
          <w:lang w:val="es-ES_tradnl"/>
        </w:rPr>
        <w:t>más ágil</w:t>
      </w:r>
      <w:r w:rsidR="00711BC7" w:rsidRPr="004538A3">
        <w:rPr>
          <w:sz w:val="24"/>
          <w:szCs w:val="24"/>
          <w:lang w:val="es-ES_tradnl"/>
        </w:rPr>
        <w:t xml:space="preserve"> </w:t>
      </w:r>
      <w:r w:rsidR="0096524B" w:rsidRPr="004538A3">
        <w:rPr>
          <w:sz w:val="24"/>
          <w:szCs w:val="24"/>
          <w:lang w:val="es-ES_tradnl"/>
        </w:rPr>
        <w:t xml:space="preserve">en lo que a la búsqueda de términos se refiere. Y es que, </w:t>
      </w:r>
      <w:r w:rsidR="00711BC7">
        <w:rPr>
          <w:sz w:val="24"/>
          <w:szCs w:val="24"/>
          <w:lang w:val="es-ES_tradnl"/>
        </w:rPr>
        <w:t>aparte de permitir</w:t>
      </w:r>
      <w:r w:rsidR="00CF22C0" w:rsidRPr="004538A3">
        <w:rPr>
          <w:sz w:val="24"/>
          <w:szCs w:val="24"/>
          <w:lang w:val="es-ES_tradnl"/>
        </w:rPr>
        <w:t xml:space="preserve"> la búsqueda sencilla de </w:t>
      </w:r>
      <w:r w:rsidR="00AA7312">
        <w:rPr>
          <w:sz w:val="24"/>
          <w:szCs w:val="24"/>
          <w:lang w:val="es-ES_tradnl"/>
        </w:rPr>
        <w:t>voces</w:t>
      </w:r>
      <w:r w:rsidR="00CF22C0" w:rsidRPr="004538A3">
        <w:rPr>
          <w:sz w:val="24"/>
          <w:szCs w:val="24"/>
          <w:lang w:val="es-ES_tradnl"/>
        </w:rPr>
        <w:t xml:space="preserve">, ofrecerá la posibilidad de realizar búsquedas avanzadas a partir de una serie de parámetros como </w:t>
      </w:r>
      <w:r w:rsidR="00DD3689">
        <w:rPr>
          <w:sz w:val="24"/>
          <w:szCs w:val="24"/>
          <w:lang w:val="es-ES_tradnl"/>
        </w:rPr>
        <w:t xml:space="preserve">son </w:t>
      </w:r>
      <w:r w:rsidR="00CF22C0" w:rsidRPr="004538A3">
        <w:rPr>
          <w:sz w:val="24"/>
          <w:szCs w:val="24"/>
          <w:lang w:val="es-ES_tradnl"/>
        </w:rPr>
        <w:t xml:space="preserve">la cronología, la etimología o la categoría gramatical, </w:t>
      </w:r>
      <w:r w:rsidR="00DD3689">
        <w:rPr>
          <w:sz w:val="24"/>
          <w:szCs w:val="24"/>
          <w:lang w:val="es-ES_tradnl"/>
        </w:rPr>
        <w:t xml:space="preserve">tal y </w:t>
      </w:r>
      <w:r w:rsidR="00CF22C0" w:rsidRPr="004538A3">
        <w:rPr>
          <w:sz w:val="24"/>
          <w:szCs w:val="24"/>
          <w:lang w:val="es-ES_tradnl"/>
        </w:rPr>
        <w:t>como ya veremos un poco más adelante.</w:t>
      </w:r>
    </w:p>
    <w:p w14:paraId="0CB09D95" w14:textId="3C666764" w:rsidR="00CF22C0" w:rsidRPr="004538A3" w:rsidRDefault="00E15AAA" w:rsidP="00E9237B">
      <w:pPr>
        <w:spacing w:before="200" w:after="200" w:line="276" w:lineRule="auto"/>
        <w:contextualSpacing/>
        <w:rPr>
          <w:color w:val="002060"/>
          <w:sz w:val="24"/>
          <w:szCs w:val="24"/>
          <w:lang w:val="es-ES_tradnl"/>
        </w:rPr>
      </w:pPr>
      <w:r>
        <w:rPr>
          <w:sz w:val="24"/>
          <w:szCs w:val="24"/>
          <w:lang w:val="es-ES_tradnl"/>
        </w:rPr>
        <w:tab/>
      </w:r>
      <w:r w:rsidR="00C209CD" w:rsidRPr="004538A3">
        <w:rPr>
          <w:sz w:val="24"/>
          <w:szCs w:val="24"/>
          <w:lang w:val="es-ES_tradnl"/>
        </w:rPr>
        <w:t>Cabe destacar también el hecho de que</w:t>
      </w:r>
      <w:r w:rsidR="00CF22C0" w:rsidRPr="004538A3">
        <w:rPr>
          <w:sz w:val="24"/>
          <w:szCs w:val="24"/>
          <w:lang w:val="es-ES_tradnl"/>
        </w:rPr>
        <w:t xml:space="preserve"> gracias al sistema de marcado utilizado se podrá explotar información textual contenida en el glosario. Así, por ejemplo, se podrán activar remisiones internas, crear enlaces directos con otras obras citadas, recuperar las referencias bibliográficas de manera inmediata, desarrollar las abreviaturas, etc.</w:t>
      </w:r>
    </w:p>
    <w:p w14:paraId="6E9A03F0" w14:textId="3F99334E" w:rsidR="00CF22C0" w:rsidRPr="004538A3" w:rsidRDefault="00E15AAA" w:rsidP="00E9237B">
      <w:pPr>
        <w:spacing w:before="200" w:after="200" w:line="276" w:lineRule="auto"/>
        <w:contextualSpacing/>
        <w:rPr>
          <w:sz w:val="24"/>
          <w:szCs w:val="24"/>
          <w:lang w:val="es-ES_tradnl"/>
        </w:rPr>
      </w:pPr>
      <w:r>
        <w:rPr>
          <w:sz w:val="24"/>
          <w:szCs w:val="24"/>
          <w:lang w:val="es-ES_tradnl"/>
        </w:rPr>
        <w:tab/>
      </w:r>
      <w:r w:rsidR="00CF22C0" w:rsidRPr="004538A3">
        <w:rPr>
          <w:sz w:val="24"/>
          <w:szCs w:val="24"/>
          <w:lang w:val="es-ES_tradnl"/>
        </w:rPr>
        <w:t xml:space="preserve">Finalmente, </w:t>
      </w:r>
      <w:r w:rsidR="00597927">
        <w:rPr>
          <w:sz w:val="24"/>
          <w:szCs w:val="24"/>
          <w:lang w:val="es-ES_tradnl"/>
        </w:rPr>
        <w:t>nos parece importante destacar</w:t>
      </w:r>
      <w:r w:rsidR="00CF22C0" w:rsidRPr="004538A3">
        <w:rPr>
          <w:sz w:val="24"/>
          <w:szCs w:val="24"/>
          <w:lang w:val="es-ES_tradnl"/>
        </w:rPr>
        <w:t xml:space="preserve"> que la edición en formato digital facilita notablemente la corrección del texto, así como la rapidez y agilidad en la reedición.</w:t>
      </w:r>
    </w:p>
    <w:p w14:paraId="259611D7" w14:textId="77777777" w:rsidR="00CF22C0" w:rsidRPr="004538A3" w:rsidRDefault="00CF22C0" w:rsidP="00E9237B">
      <w:pPr>
        <w:spacing w:before="200" w:after="200" w:line="276" w:lineRule="auto"/>
        <w:contextualSpacing/>
        <w:rPr>
          <w:b/>
          <w:sz w:val="24"/>
          <w:szCs w:val="24"/>
          <w:lang w:val="es-ES_tradnl"/>
        </w:rPr>
      </w:pPr>
    </w:p>
    <w:p w14:paraId="09371E21" w14:textId="77777777" w:rsidR="00CF22C0" w:rsidRPr="004538A3" w:rsidRDefault="00CF22C0" w:rsidP="00E9237B">
      <w:pPr>
        <w:spacing w:before="200" w:after="200" w:line="276" w:lineRule="auto"/>
        <w:contextualSpacing/>
        <w:rPr>
          <w:b/>
          <w:sz w:val="24"/>
          <w:szCs w:val="24"/>
          <w:lang w:val="es-ES_tradnl"/>
        </w:rPr>
      </w:pPr>
      <w:r w:rsidRPr="004538A3">
        <w:rPr>
          <w:b/>
          <w:sz w:val="24"/>
          <w:szCs w:val="24"/>
          <w:lang w:val="es-ES_tradnl"/>
        </w:rPr>
        <w:t xml:space="preserve">Tipo de marcado: </w:t>
      </w:r>
      <w:r w:rsidRPr="00256233">
        <w:rPr>
          <w:b/>
          <w:i/>
          <w:sz w:val="24"/>
          <w:szCs w:val="24"/>
          <w:lang w:val="es-ES_tradnl"/>
        </w:rPr>
        <w:t xml:space="preserve">Text </w:t>
      </w:r>
      <w:proofErr w:type="spellStart"/>
      <w:r w:rsidRPr="00256233">
        <w:rPr>
          <w:b/>
          <w:i/>
          <w:sz w:val="24"/>
          <w:szCs w:val="24"/>
          <w:lang w:val="es-ES_tradnl"/>
        </w:rPr>
        <w:t>Encoding</w:t>
      </w:r>
      <w:proofErr w:type="spellEnd"/>
      <w:r w:rsidRPr="00256233">
        <w:rPr>
          <w:b/>
          <w:i/>
          <w:sz w:val="24"/>
          <w:szCs w:val="24"/>
          <w:lang w:val="es-ES_tradnl"/>
        </w:rPr>
        <w:t xml:space="preserve"> </w:t>
      </w:r>
      <w:proofErr w:type="spellStart"/>
      <w:r w:rsidRPr="00256233">
        <w:rPr>
          <w:b/>
          <w:i/>
          <w:sz w:val="24"/>
          <w:szCs w:val="24"/>
          <w:lang w:val="es-ES_tradnl"/>
        </w:rPr>
        <w:t>Initiative</w:t>
      </w:r>
      <w:proofErr w:type="spellEnd"/>
      <w:r w:rsidRPr="004538A3">
        <w:rPr>
          <w:b/>
          <w:sz w:val="24"/>
          <w:szCs w:val="24"/>
          <w:lang w:val="es-ES_tradnl"/>
        </w:rPr>
        <w:t xml:space="preserve"> (TEI)</w:t>
      </w:r>
    </w:p>
    <w:p w14:paraId="228B943C" w14:textId="087E9DB7" w:rsidR="00B939D1" w:rsidRDefault="00CF22C0" w:rsidP="00E9237B">
      <w:pPr>
        <w:spacing w:before="200" w:after="200" w:line="276" w:lineRule="auto"/>
        <w:contextualSpacing/>
        <w:rPr>
          <w:sz w:val="24"/>
          <w:szCs w:val="24"/>
          <w:lang w:val="es-ES_tradnl"/>
        </w:rPr>
      </w:pPr>
      <w:r w:rsidRPr="004538A3">
        <w:rPr>
          <w:sz w:val="24"/>
          <w:szCs w:val="24"/>
          <w:lang w:val="es-ES_tradnl"/>
        </w:rPr>
        <w:t>Para la confección de la versión digital, el equipo del GMLC ha optado por una informatización en lenguaje XML (</w:t>
      </w:r>
      <w:proofErr w:type="spellStart"/>
      <w:r w:rsidRPr="006A643E">
        <w:rPr>
          <w:i/>
          <w:sz w:val="24"/>
          <w:szCs w:val="24"/>
          <w:lang w:val="es-ES_tradnl"/>
        </w:rPr>
        <w:t>eXtensible</w:t>
      </w:r>
      <w:proofErr w:type="spellEnd"/>
      <w:r w:rsidRPr="006A643E">
        <w:rPr>
          <w:i/>
          <w:sz w:val="24"/>
          <w:szCs w:val="24"/>
          <w:lang w:val="es-ES_tradnl"/>
        </w:rPr>
        <w:t xml:space="preserve"> </w:t>
      </w:r>
      <w:proofErr w:type="spellStart"/>
      <w:r w:rsidRPr="006A643E">
        <w:rPr>
          <w:i/>
          <w:sz w:val="24"/>
          <w:szCs w:val="24"/>
          <w:lang w:val="es-ES_tradnl"/>
        </w:rPr>
        <w:t>Markup</w:t>
      </w:r>
      <w:proofErr w:type="spellEnd"/>
      <w:r w:rsidRPr="006A643E">
        <w:rPr>
          <w:i/>
          <w:sz w:val="24"/>
          <w:szCs w:val="24"/>
          <w:lang w:val="es-ES_tradnl"/>
        </w:rPr>
        <w:t xml:space="preserve"> </w:t>
      </w:r>
      <w:proofErr w:type="spellStart"/>
      <w:r w:rsidRPr="006A643E">
        <w:rPr>
          <w:i/>
          <w:sz w:val="24"/>
          <w:szCs w:val="24"/>
          <w:lang w:val="es-ES_tradnl"/>
        </w:rPr>
        <w:t>Language</w:t>
      </w:r>
      <w:proofErr w:type="spellEnd"/>
      <w:r w:rsidRPr="004538A3">
        <w:rPr>
          <w:sz w:val="24"/>
          <w:szCs w:val="24"/>
          <w:lang w:val="es-ES_tradnl"/>
        </w:rPr>
        <w:t xml:space="preserve">), siguiendo las recomendaciones o directrices de la </w:t>
      </w:r>
      <w:r w:rsidRPr="004538A3">
        <w:rPr>
          <w:i/>
          <w:sz w:val="24"/>
          <w:szCs w:val="24"/>
          <w:lang w:val="es-ES_tradnl"/>
        </w:rPr>
        <w:t xml:space="preserve">Text </w:t>
      </w:r>
      <w:proofErr w:type="spellStart"/>
      <w:r w:rsidRPr="004538A3">
        <w:rPr>
          <w:i/>
          <w:sz w:val="24"/>
          <w:szCs w:val="24"/>
          <w:lang w:val="es-ES_tradnl"/>
        </w:rPr>
        <w:t>Encoding</w:t>
      </w:r>
      <w:proofErr w:type="spellEnd"/>
      <w:r w:rsidRPr="004538A3">
        <w:rPr>
          <w:i/>
          <w:sz w:val="24"/>
          <w:szCs w:val="24"/>
          <w:lang w:val="es-ES_tradnl"/>
        </w:rPr>
        <w:t xml:space="preserve"> </w:t>
      </w:r>
      <w:proofErr w:type="spellStart"/>
      <w:r w:rsidRPr="004538A3">
        <w:rPr>
          <w:i/>
          <w:sz w:val="24"/>
          <w:szCs w:val="24"/>
          <w:lang w:val="es-ES_tradnl"/>
        </w:rPr>
        <w:t>Initiative</w:t>
      </w:r>
      <w:proofErr w:type="spellEnd"/>
      <w:r w:rsidRPr="004538A3">
        <w:rPr>
          <w:sz w:val="24"/>
          <w:szCs w:val="24"/>
          <w:lang w:val="es-ES_tradnl"/>
        </w:rPr>
        <w:t xml:space="preserve"> (TEI). TEI es un estándar de codificación </w:t>
      </w:r>
      <w:r w:rsidR="00B35CB4">
        <w:rPr>
          <w:sz w:val="24"/>
          <w:szCs w:val="24"/>
          <w:lang w:val="es-ES_tradnl"/>
        </w:rPr>
        <w:t>especialmente apto para</w:t>
      </w:r>
      <w:r w:rsidRPr="004538A3">
        <w:rPr>
          <w:sz w:val="24"/>
          <w:szCs w:val="24"/>
          <w:lang w:val="es-ES_tradnl"/>
        </w:rPr>
        <w:t xml:space="preserve"> </w:t>
      </w:r>
      <w:r w:rsidR="001E2B69">
        <w:rPr>
          <w:sz w:val="24"/>
          <w:szCs w:val="24"/>
          <w:lang w:val="es-ES_tradnl"/>
        </w:rPr>
        <w:t xml:space="preserve">el procesamiento y </w:t>
      </w:r>
      <w:r w:rsidRPr="004538A3">
        <w:rPr>
          <w:sz w:val="24"/>
          <w:szCs w:val="24"/>
          <w:lang w:val="es-ES_tradnl"/>
        </w:rPr>
        <w:t xml:space="preserve">la presentación en formato digital de textos en </w:t>
      </w:r>
      <w:r w:rsidR="00E666F2">
        <w:rPr>
          <w:sz w:val="24"/>
          <w:szCs w:val="24"/>
          <w:lang w:val="es-ES_tradnl"/>
        </w:rPr>
        <w:t>humanidades y ciencias sociales</w:t>
      </w:r>
      <w:r w:rsidRPr="004538A3">
        <w:rPr>
          <w:sz w:val="24"/>
          <w:szCs w:val="24"/>
          <w:lang w:val="es-ES_tradnl"/>
        </w:rPr>
        <w:t xml:space="preserve"> y</w:t>
      </w:r>
      <w:r w:rsidR="00E666F2">
        <w:rPr>
          <w:sz w:val="24"/>
          <w:szCs w:val="24"/>
          <w:lang w:val="es-ES_tradnl"/>
        </w:rPr>
        <w:t>,</w:t>
      </w:r>
      <w:r w:rsidRPr="004538A3">
        <w:rPr>
          <w:sz w:val="24"/>
          <w:szCs w:val="24"/>
          <w:lang w:val="es-ES_tradnl"/>
        </w:rPr>
        <w:t xml:space="preserve"> en sus recomendaciones</w:t>
      </w:r>
      <w:r w:rsidR="00E666F2">
        <w:rPr>
          <w:sz w:val="24"/>
          <w:szCs w:val="24"/>
          <w:lang w:val="es-ES_tradnl"/>
        </w:rPr>
        <w:t>,</w:t>
      </w:r>
      <w:r w:rsidRPr="004538A3">
        <w:rPr>
          <w:sz w:val="24"/>
          <w:szCs w:val="24"/>
          <w:lang w:val="es-ES_tradnl"/>
        </w:rPr>
        <w:t xml:space="preserve"> se define un modelo de marcado general para las fuentes lexicográficas.</w:t>
      </w:r>
      <w:r w:rsidR="00B31F72" w:rsidRPr="004538A3">
        <w:rPr>
          <w:sz w:val="24"/>
          <w:szCs w:val="24"/>
          <w:lang w:val="es-ES_tradnl"/>
        </w:rPr>
        <w:t xml:space="preserve"> </w:t>
      </w:r>
      <w:r w:rsidR="00D21B88">
        <w:rPr>
          <w:sz w:val="24"/>
          <w:szCs w:val="24"/>
          <w:lang w:val="es-ES_tradnl"/>
        </w:rPr>
        <w:t xml:space="preserve">Así pues, </w:t>
      </w:r>
      <w:r w:rsidR="003B4164">
        <w:rPr>
          <w:sz w:val="24"/>
          <w:szCs w:val="24"/>
          <w:lang w:val="es-ES_tradnl"/>
        </w:rPr>
        <w:t xml:space="preserve">el </w:t>
      </w:r>
      <w:r w:rsidR="00D21B88">
        <w:rPr>
          <w:sz w:val="24"/>
          <w:szCs w:val="24"/>
          <w:lang w:val="es-ES_tradnl"/>
        </w:rPr>
        <w:t>XML-</w:t>
      </w:r>
      <w:r w:rsidR="00D21B88">
        <w:rPr>
          <w:sz w:val="24"/>
          <w:szCs w:val="24"/>
          <w:lang w:val="es-ES_tradnl"/>
        </w:rPr>
        <w:lastRenderedPageBreak/>
        <w:t xml:space="preserve">TEI constituye una opción adecuada a la hora de crear </w:t>
      </w:r>
      <w:r w:rsidR="00716590">
        <w:rPr>
          <w:sz w:val="24"/>
          <w:szCs w:val="24"/>
          <w:lang w:val="es-ES_tradnl"/>
        </w:rPr>
        <w:t>l</w:t>
      </w:r>
      <w:r w:rsidR="00D21B88">
        <w:rPr>
          <w:sz w:val="24"/>
          <w:szCs w:val="24"/>
          <w:lang w:val="es-ES_tradnl"/>
        </w:rPr>
        <w:t xml:space="preserve">a versión en formato electrónico de una obra lexicográfica compleja </w:t>
      </w:r>
      <w:r w:rsidR="00B939D1">
        <w:rPr>
          <w:sz w:val="24"/>
          <w:szCs w:val="24"/>
          <w:lang w:val="es-ES_tradnl"/>
        </w:rPr>
        <w:t>como es el GMLC.</w:t>
      </w:r>
    </w:p>
    <w:p w14:paraId="5FC276C5" w14:textId="28700554" w:rsidR="00CF22C0" w:rsidRPr="005B3F67" w:rsidRDefault="00B939D1" w:rsidP="00E9237B">
      <w:pPr>
        <w:spacing w:before="200" w:after="200" w:line="276" w:lineRule="auto"/>
        <w:contextualSpacing/>
        <w:rPr>
          <w:sz w:val="24"/>
          <w:szCs w:val="24"/>
          <w:lang w:val="es-ES_tradnl"/>
        </w:rPr>
      </w:pPr>
      <w:r>
        <w:rPr>
          <w:sz w:val="24"/>
          <w:szCs w:val="24"/>
          <w:lang w:val="es-ES_tradnl"/>
        </w:rPr>
        <w:tab/>
      </w:r>
      <w:r w:rsidR="00D21B88">
        <w:rPr>
          <w:sz w:val="24"/>
          <w:szCs w:val="24"/>
          <w:lang w:val="es-ES_tradnl"/>
        </w:rPr>
        <w:t>Cabe destacar, por otro lado, que la elección de este sistema se inspira en otros proyectos europeos que</w:t>
      </w:r>
      <w:r w:rsidR="003B4164">
        <w:rPr>
          <w:sz w:val="24"/>
          <w:szCs w:val="24"/>
          <w:lang w:val="es-ES_tradnl"/>
        </w:rPr>
        <w:t xml:space="preserve"> están desarrollando</w:t>
      </w:r>
      <w:r w:rsidR="00D21B88">
        <w:rPr>
          <w:sz w:val="24"/>
          <w:szCs w:val="24"/>
          <w:lang w:val="es-ES_tradnl"/>
        </w:rPr>
        <w:t xml:space="preserve"> una labor de informatización de sus respectivos diccionarios basándose en este </w:t>
      </w:r>
      <w:r w:rsidR="006817F4">
        <w:rPr>
          <w:sz w:val="24"/>
          <w:szCs w:val="24"/>
          <w:lang w:val="es-ES_tradnl"/>
        </w:rPr>
        <w:t xml:space="preserve">mismo </w:t>
      </w:r>
      <w:r w:rsidR="00D21B88">
        <w:rPr>
          <w:sz w:val="24"/>
          <w:szCs w:val="24"/>
          <w:lang w:val="es-ES_tradnl"/>
        </w:rPr>
        <w:t>tipo de marcado.</w:t>
      </w:r>
      <w:r w:rsidR="005B3F67">
        <w:rPr>
          <w:sz w:val="24"/>
          <w:szCs w:val="24"/>
          <w:lang w:val="es-ES_tradnl"/>
        </w:rPr>
        <w:t xml:space="preserve"> El caso más notable lo constituye la versión en línea del Du </w:t>
      </w:r>
      <w:proofErr w:type="spellStart"/>
      <w:r w:rsidR="005B3F67">
        <w:rPr>
          <w:sz w:val="24"/>
          <w:szCs w:val="24"/>
          <w:lang w:val="es-ES_tradnl"/>
        </w:rPr>
        <w:t>Cange</w:t>
      </w:r>
      <w:proofErr w:type="spellEnd"/>
      <w:r w:rsidR="00DE153B">
        <w:rPr>
          <w:sz w:val="24"/>
          <w:szCs w:val="24"/>
          <w:lang w:val="es-ES_tradnl"/>
        </w:rPr>
        <w:t xml:space="preserve"> </w:t>
      </w:r>
      <w:r w:rsidR="00DE153B" w:rsidRPr="00DE153B">
        <w:rPr>
          <w:sz w:val="24"/>
          <w:szCs w:val="24"/>
          <w:lang w:val="es-ES_tradnl"/>
        </w:rPr>
        <w:t>(</w:t>
      </w:r>
      <w:hyperlink r:id="rId10" w:history="1">
        <w:r w:rsidR="00DE153B" w:rsidRPr="00DE153B">
          <w:rPr>
            <w:rStyle w:val="Hipervnculo"/>
            <w:sz w:val="24"/>
            <w:szCs w:val="24"/>
          </w:rPr>
          <w:t>http://ducange.enc.sorbonne.fr/</w:t>
        </w:r>
      </w:hyperlink>
      <w:r w:rsidR="00DE153B" w:rsidRPr="00DE153B">
        <w:rPr>
          <w:sz w:val="24"/>
          <w:szCs w:val="24"/>
          <w:lang w:val="es-ES_tradnl"/>
        </w:rPr>
        <w:t>)</w:t>
      </w:r>
      <w:r w:rsidR="005B3F67" w:rsidRPr="00DE153B">
        <w:rPr>
          <w:sz w:val="24"/>
          <w:szCs w:val="24"/>
          <w:lang w:val="es-ES_tradnl"/>
        </w:rPr>
        <w:t>,</w:t>
      </w:r>
      <w:r w:rsidR="005B3F67">
        <w:rPr>
          <w:sz w:val="24"/>
          <w:szCs w:val="24"/>
          <w:lang w:val="es-ES_tradnl"/>
        </w:rPr>
        <w:t xml:space="preserve"> realizada </w:t>
      </w:r>
      <w:r w:rsidR="001E2B69">
        <w:rPr>
          <w:sz w:val="24"/>
          <w:szCs w:val="24"/>
          <w:lang w:val="es-ES_tradnl"/>
        </w:rPr>
        <w:t xml:space="preserve">en el seno de </w:t>
      </w:r>
      <w:proofErr w:type="spellStart"/>
      <w:r w:rsidR="001E2B69" w:rsidRPr="00DC367E">
        <w:rPr>
          <w:i/>
          <w:sz w:val="24"/>
          <w:szCs w:val="24"/>
          <w:lang w:val="es-ES_tradnl"/>
        </w:rPr>
        <w:t>l’</w:t>
      </w:r>
      <w:r w:rsidR="001E2B69" w:rsidRPr="006B0E6C">
        <w:rPr>
          <w:i/>
          <w:sz w:val="24"/>
          <w:szCs w:val="24"/>
          <w:lang w:val="es-ES_tradnl"/>
        </w:rPr>
        <w:t>École</w:t>
      </w:r>
      <w:proofErr w:type="spellEnd"/>
      <w:r w:rsidR="001E2B69" w:rsidRPr="006B0E6C">
        <w:rPr>
          <w:i/>
          <w:sz w:val="24"/>
          <w:szCs w:val="24"/>
          <w:lang w:val="es-ES_tradnl"/>
        </w:rPr>
        <w:t xml:space="preserve"> </w:t>
      </w:r>
      <w:proofErr w:type="spellStart"/>
      <w:r w:rsidR="006B0E6C" w:rsidRPr="006B0E6C">
        <w:rPr>
          <w:i/>
          <w:sz w:val="24"/>
          <w:szCs w:val="24"/>
          <w:lang w:val="es-ES_tradnl"/>
        </w:rPr>
        <w:t>N</w:t>
      </w:r>
      <w:r w:rsidR="001E2B69" w:rsidRPr="006B0E6C">
        <w:rPr>
          <w:i/>
          <w:sz w:val="24"/>
          <w:szCs w:val="24"/>
          <w:lang w:val="es-ES_tradnl"/>
        </w:rPr>
        <w:t>ationale</w:t>
      </w:r>
      <w:proofErr w:type="spellEnd"/>
      <w:r w:rsidR="001E2B69" w:rsidRPr="006B0E6C">
        <w:rPr>
          <w:i/>
          <w:sz w:val="24"/>
          <w:szCs w:val="24"/>
          <w:lang w:val="es-ES_tradnl"/>
        </w:rPr>
        <w:t xml:space="preserve"> des </w:t>
      </w:r>
      <w:proofErr w:type="spellStart"/>
      <w:r w:rsidR="006B0E6C" w:rsidRPr="006B0E6C">
        <w:rPr>
          <w:i/>
          <w:sz w:val="24"/>
          <w:szCs w:val="24"/>
          <w:lang w:val="es-ES_tradnl"/>
        </w:rPr>
        <w:t>C</w:t>
      </w:r>
      <w:r w:rsidR="001E2B69" w:rsidRPr="006B0E6C">
        <w:rPr>
          <w:i/>
          <w:sz w:val="24"/>
          <w:szCs w:val="24"/>
          <w:lang w:val="es-ES_tradnl"/>
        </w:rPr>
        <w:t>hartes</w:t>
      </w:r>
      <w:proofErr w:type="spellEnd"/>
      <w:r w:rsidR="001E2B69">
        <w:rPr>
          <w:sz w:val="24"/>
          <w:szCs w:val="24"/>
          <w:lang w:val="es-ES_tradnl"/>
        </w:rPr>
        <w:t xml:space="preserve">; </w:t>
      </w:r>
      <w:r w:rsidR="005B3F67">
        <w:rPr>
          <w:sz w:val="24"/>
          <w:szCs w:val="24"/>
          <w:lang w:val="es-ES_tradnl"/>
        </w:rPr>
        <w:t xml:space="preserve">a este proyecto cabe sumar las tareas de informatización realizadas </w:t>
      </w:r>
      <w:r w:rsidR="001E2B69">
        <w:rPr>
          <w:sz w:val="24"/>
          <w:szCs w:val="24"/>
          <w:lang w:val="es-ES_tradnl"/>
        </w:rPr>
        <w:t xml:space="preserve">por el equipo de redacción del </w:t>
      </w:r>
      <w:proofErr w:type="spellStart"/>
      <w:r w:rsidR="001E2B69">
        <w:rPr>
          <w:i/>
          <w:sz w:val="24"/>
          <w:szCs w:val="24"/>
          <w:lang w:val="es-ES_tradnl"/>
        </w:rPr>
        <w:t>Nouum</w:t>
      </w:r>
      <w:proofErr w:type="spellEnd"/>
      <w:r w:rsidR="001E2B69">
        <w:rPr>
          <w:i/>
          <w:sz w:val="24"/>
          <w:szCs w:val="24"/>
          <w:lang w:val="es-ES_tradnl"/>
        </w:rPr>
        <w:t xml:space="preserve"> </w:t>
      </w:r>
      <w:proofErr w:type="spellStart"/>
      <w:r w:rsidR="001E2B69">
        <w:rPr>
          <w:i/>
          <w:sz w:val="24"/>
          <w:szCs w:val="24"/>
          <w:lang w:val="es-ES_tradnl"/>
        </w:rPr>
        <w:t>Glossarium</w:t>
      </w:r>
      <w:proofErr w:type="spellEnd"/>
      <w:r w:rsidR="001E2B69">
        <w:rPr>
          <w:i/>
          <w:sz w:val="24"/>
          <w:szCs w:val="24"/>
          <w:lang w:val="es-ES_tradnl"/>
        </w:rPr>
        <w:t xml:space="preserve"> </w:t>
      </w:r>
      <w:proofErr w:type="spellStart"/>
      <w:r w:rsidR="001E2B69">
        <w:rPr>
          <w:i/>
          <w:sz w:val="24"/>
          <w:szCs w:val="24"/>
          <w:lang w:val="es-ES_tradnl"/>
        </w:rPr>
        <w:t>Mediae</w:t>
      </w:r>
      <w:proofErr w:type="spellEnd"/>
      <w:r w:rsidR="001E2B69">
        <w:rPr>
          <w:i/>
          <w:sz w:val="24"/>
          <w:szCs w:val="24"/>
          <w:lang w:val="es-ES_tradnl"/>
        </w:rPr>
        <w:t xml:space="preserve"> </w:t>
      </w:r>
      <w:proofErr w:type="spellStart"/>
      <w:r w:rsidR="001E2B69">
        <w:rPr>
          <w:i/>
          <w:sz w:val="24"/>
          <w:szCs w:val="24"/>
          <w:lang w:val="es-ES_tradnl"/>
        </w:rPr>
        <w:t>Latinitatis</w:t>
      </w:r>
      <w:proofErr w:type="spellEnd"/>
      <w:r w:rsidR="001E2B69">
        <w:rPr>
          <w:i/>
          <w:sz w:val="24"/>
          <w:szCs w:val="24"/>
          <w:lang w:val="es-ES_tradnl"/>
        </w:rPr>
        <w:t xml:space="preserve"> </w:t>
      </w:r>
      <w:r w:rsidR="001E2B69">
        <w:rPr>
          <w:sz w:val="24"/>
          <w:szCs w:val="24"/>
          <w:lang w:val="es-ES_tradnl"/>
        </w:rPr>
        <w:t xml:space="preserve">(NGML) </w:t>
      </w:r>
      <w:r w:rsidR="00582F1C" w:rsidRPr="00582F1C">
        <w:rPr>
          <w:sz w:val="24"/>
          <w:szCs w:val="24"/>
          <w:lang w:val="es-ES_tradnl"/>
        </w:rPr>
        <w:t>(</w:t>
      </w:r>
      <w:hyperlink r:id="rId11" w:history="1">
        <w:r w:rsidR="00582F1C" w:rsidRPr="00582F1C">
          <w:rPr>
            <w:rStyle w:val="Hipervnculo"/>
            <w:sz w:val="24"/>
            <w:szCs w:val="24"/>
          </w:rPr>
          <w:t>http://scriptores.pl/ngml/view?docId=L/L.xml</w:t>
        </w:r>
      </w:hyperlink>
      <w:r w:rsidR="00582F1C" w:rsidRPr="00582F1C">
        <w:rPr>
          <w:sz w:val="24"/>
          <w:szCs w:val="24"/>
          <w:lang w:val="es-ES_tradnl"/>
        </w:rPr>
        <w:t>)</w:t>
      </w:r>
      <w:r w:rsidR="00582F1C">
        <w:rPr>
          <w:sz w:val="24"/>
          <w:szCs w:val="24"/>
          <w:lang w:val="es-ES_tradnl"/>
        </w:rPr>
        <w:t xml:space="preserve"> </w:t>
      </w:r>
      <w:r w:rsidR="001E2B69">
        <w:rPr>
          <w:sz w:val="24"/>
          <w:szCs w:val="24"/>
          <w:lang w:val="es-ES_tradnl"/>
        </w:rPr>
        <w:t xml:space="preserve">en el </w:t>
      </w:r>
      <w:proofErr w:type="spellStart"/>
      <w:r w:rsidR="001E2B69">
        <w:rPr>
          <w:i/>
          <w:sz w:val="24"/>
          <w:szCs w:val="24"/>
          <w:lang w:val="es-ES_tradnl"/>
        </w:rPr>
        <w:t>Institut</w:t>
      </w:r>
      <w:proofErr w:type="spellEnd"/>
      <w:r w:rsidR="001E2B69">
        <w:rPr>
          <w:i/>
          <w:sz w:val="24"/>
          <w:szCs w:val="24"/>
          <w:lang w:val="es-ES_tradnl"/>
        </w:rPr>
        <w:t xml:space="preserve"> de </w:t>
      </w:r>
      <w:proofErr w:type="spellStart"/>
      <w:r w:rsidR="001E2B69">
        <w:rPr>
          <w:i/>
          <w:sz w:val="24"/>
          <w:szCs w:val="24"/>
          <w:lang w:val="es-ES_tradnl"/>
        </w:rPr>
        <w:t>Recherche</w:t>
      </w:r>
      <w:proofErr w:type="spellEnd"/>
      <w:r w:rsidR="001E2B69">
        <w:rPr>
          <w:i/>
          <w:sz w:val="24"/>
          <w:szCs w:val="24"/>
          <w:lang w:val="es-ES_tradnl"/>
        </w:rPr>
        <w:t xml:space="preserve"> et </w:t>
      </w:r>
      <w:proofErr w:type="spellStart"/>
      <w:r w:rsidR="001E2B69">
        <w:rPr>
          <w:i/>
          <w:sz w:val="24"/>
          <w:szCs w:val="24"/>
          <w:lang w:val="es-ES_tradnl"/>
        </w:rPr>
        <w:t>d’Histoire</w:t>
      </w:r>
      <w:proofErr w:type="spellEnd"/>
      <w:r w:rsidR="001E2B69">
        <w:rPr>
          <w:i/>
          <w:sz w:val="24"/>
          <w:szCs w:val="24"/>
          <w:lang w:val="es-ES_tradnl"/>
        </w:rPr>
        <w:t xml:space="preserve"> des </w:t>
      </w:r>
      <w:proofErr w:type="spellStart"/>
      <w:r w:rsidR="001E2B69">
        <w:rPr>
          <w:i/>
          <w:sz w:val="24"/>
          <w:szCs w:val="24"/>
          <w:lang w:val="es-ES_tradnl"/>
        </w:rPr>
        <w:t>Textes</w:t>
      </w:r>
      <w:proofErr w:type="spellEnd"/>
      <w:r w:rsidR="001E2B69">
        <w:rPr>
          <w:i/>
          <w:sz w:val="24"/>
          <w:szCs w:val="24"/>
          <w:lang w:val="es-ES_tradnl"/>
        </w:rPr>
        <w:t xml:space="preserve"> </w:t>
      </w:r>
      <w:r w:rsidR="009C24A3">
        <w:rPr>
          <w:sz w:val="24"/>
          <w:szCs w:val="24"/>
          <w:lang w:val="es-ES_tradnl"/>
        </w:rPr>
        <w:t xml:space="preserve">de Paris. Del mismo modo, destacan los proyectos de digitalización del </w:t>
      </w:r>
      <w:proofErr w:type="spellStart"/>
      <w:r w:rsidR="001962B1">
        <w:rPr>
          <w:i/>
          <w:sz w:val="24"/>
          <w:szCs w:val="24"/>
          <w:lang w:val="es-ES_tradnl"/>
        </w:rPr>
        <w:t>e</w:t>
      </w:r>
      <w:r w:rsidR="005B3F67">
        <w:rPr>
          <w:i/>
          <w:sz w:val="24"/>
          <w:szCs w:val="24"/>
          <w:lang w:val="es-ES_tradnl"/>
        </w:rPr>
        <w:t>Lexicon</w:t>
      </w:r>
      <w:proofErr w:type="spellEnd"/>
      <w:r w:rsidR="005B3F67">
        <w:rPr>
          <w:i/>
          <w:sz w:val="24"/>
          <w:szCs w:val="24"/>
          <w:lang w:val="es-ES_tradnl"/>
        </w:rPr>
        <w:t xml:space="preserve"> </w:t>
      </w:r>
      <w:proofErr w:type="spellStart"/>
      <w:r w:rsidR="005B3F67">
        <w:rPr>
          <w:i/>
          <w:sz w:val="24"/>
          <w:szCs w:val="24"/>
          <w:lang w:val="es-ES_tradnl"/>
        </w:rPr>
        <w:t>Mediae</w:t>
      </w:r>
      <w:proofErr w:type="spellEnd"/>
      <w:r w:rsidR="005B3F67">
        <w:rPr>
          <w:i/>
          <w:sz w:val="24"/>
          <w:szCs w:val="24"/>
          <w:lang w:val="es-ES_tradnl"/>
        </w:rPr>
        <w:t xml:space="preserve"> </w:t>
      </w:r>
      <w:proofErr w:type="spellStart"/>
      <w:r w:rsidR="001962B1">
        <w:rPr>
          <w:i/>
          <w:sz w:val="24"/>
          <w:szCs w:val="24"/>
          <w:lang w:val="es-ES_tradnl"/>
        </w:rPr>
        <w:t>L</w:t>
      </w:r>
      <w:r w:rsidR="005B3F67">
        <w:rPr>
          <w:i/>
          <w:sz w:val="24"/>
          <w:szCs w:val="24"/>
          <w:lang w:val="es-ES_tradnl"/>
        </w:rPr>
        <w:t>atinitatis</w:t>
      </w:r>
      <w:proofErr w:type="spellEnd"/>
      <w:r w:rsidR="005B3F67">
        <w:rPr>
          <w:i/>
          <w:sz w:val="24"/>
          <w:szCs w:val="24"/>
          <w:lang w:val="es-ES_tradnl"/>
        </w:rPr>
        <w:t xml:space="preserve"> </w:t>
      </w:r>
      <w:proofErr w:type="spellStart"/>
      <w:r w:rsidR="005B3F67">
        <w:rPr>
          <w:i/>
          <w:sz w:val="24"/>
          <w:szCs w:val="24"/>
          <w:lang w:val="es-ES_tradnl"/>
        </w:rPr>
        <w:t>Polonorum</w:t>
      </w:r>
      <w:proofErr w:type="spellEnd"/>
      <w:r w:rsidR="001B6D80">
        <w:rPr>
          <w:i/>
          <w:sz w:val="24"/>
          <w:szCs w:val="24"/>
          <w:lang w:val="es-ES_tradnl"/>
        </w:rPr>
        <w:t xml:space="preserve"> </w:t>
      </w:r>
      <w:r w:rsidR="001B6D80">
        <w:rPr>
          <w:sz w:val="24"/>
          <w:szCs w:val="24"/>
          <w:lang w:val="es-ES_tradnl"/>
        </w:rPr>
        <w:t>(</w:t>
      </w:r>
      <w:hyperlink r:id="rId12" w:history="1">
        <w:r w:rsidR="001B6D80" w:rsidRPr="001B6D80">
          <w:rPr>
            <w:rStyle w:val="Hipervnculo"/>
            <w:sz w:val="24"/>
            <w:szCs w:val="24"/>
            <w:lang w:val="es-ES_tradnl"/>
          </w:rPr>
          <w:t>http://scriptores.pl/elexicon/</w:t>
        </w:r>
      </w:hyperlink>
      <w:r w:rsidR="001B6D80">
        <w:rPr>
          <w:sz w:val="24"/>
          <w:szCs w:val="24"/>
          <w:lang w:val="es-ES_tradnl"/>
        </w:rPr>
        <w:t>)</w:t>
      </w:r>
      <w:r w:rsidR="005B3F67">
        <w:rPr>
          <w:sz w:val="24"/>
          <w:szCs w:val="24"/>
          <w:lang w:val="es-ES_tradnl"/>
        </w:rPr>
        <w:t xml:space="preserve">, con sede en </w:t>
      </w:r>
      <w:r w:rsidR="00D615F6">
        <w:rPr>
          <w:sz w:val="24"/>
          <w:szCs w:val="24"/>
          <w:lang w:val="es-ES_tradnl"/>
        </w:rPr>
        <w:t>la</w:t>
      </w:r>
      <w:r w:rsidR="001962B1">
        <w:rPr>
          <w:sz w:val="24"/>
          <w:szCs w:val="24"/>
          <w:lang w:val="es-ES_tradnl"/>
        </w:rPr>
        <w:t xml:space="preserve"> </w:t>
      </w:r>
      <w:proofErr w:type="spellStart"/>
      <w:r w:rsidR="001962B1" w:rsidRPr="007A432B">
        <w:rPr>
          <w:i/>
          <w:sz w:val="24"/>
          <w:szCs w:val="24"/>
          <w:lang w:val="es-ES_tradnl"/>
        </w:rPr>
        <w:t>Pols</w:t>
      </w:r>
      <w:r w:rsidR="00542D0A">
        <w:rPr>
          <w:i/>
          <w:sz w:val="24"/>
          <w:szCs w:val="24"/>
          <w:lang w:val="es-ES_tradnl"/>
        </w:rPr>
        <w:t>ka</w:t>
      </w:r>
      <w:proofErr w:type="spellEnd"/>
      <w:r w:rsidR="001962B1" w:rsidRPr="007A432B">
        <w:rPr>
          <w:i/>
          <w:sz w:val="24"/>
          <w:szCs w:val="24"/>
          <w:lang w:val="es-ES_tradnl"/>
        </w:rPr>
        <w:t xml:space="preserve"> </w:t>
      </w:r>
      <w:proofErr w:type="spellStart"/>
      <w:r w:rsidR="001962B1" w:rsidRPr="007A432B">
        <w:rPr>
          <w:i/>
          <w:sz w:val="24"/>
          <w:szCs w:val="24"/>
          <w:lang w:val="es-ES_tradnl"/>
        </w:rPr>
        <w:t>A</w:t>
      </w:r>
      <w:r w:rsidR="00542D0A">
        <w:rPr>
          <w:i/>
          <w:sz w:val="24"/>
          <w:szCs w:val="24"/>
          <w:lang w:val="es-ES_tradnl"/>
        </w:rPr>
        <w:t>k</w:t>
      </w:r>
      <w:r w:rsidR="001962B1" w:rsidRPr="007A432B">
        <w:rPr>
          <w:i/>
          <w:sz w:val="24"/>
          <w:szCs w:val="24"/>
          <w:lang w:val="es-ES_tradnl"/>
        </w:rPr>
        <w:t>adem</w:t>
      </w:r>
      <w:r w:rsidR="00542D0A">
        <w:rPr>
          <w:i/>
          <w:sz w:val="24"/>
          <w:szCs w:val="24"/>
          <w:lang w:val="es-ES_tradnl"/>
        </w:rPr>
        <w:t>ia</w:t>
      </w:r>
      <w:proofErr w:type="spellEnd"/>
      <w:r w:rsidR="001962B1" w:rsidRPr="007A432B">
        <w:rPr>
          <w:i/>
          <w:sz w:val="24"/>
          <w:szCs w:val="24"/>
          <w:lang w:val="es-ES_tradnl"/>
        </w:rPr>
        <w:t xml:space="preserve"> </w:t>
      </w:r>
      <w:proofErr w:type="spellStart"/>
      <w:r w:rsidR="00542D0A">
        <w:rPr>
          <w:i/>
          <w:sz w:val="24"/>
          <w:szCs w:val="24"/>
          <w:lang w:val="es-ES_tradnl"/>
        </w:rPr>
        <w:t>Nauk</w:t>
      </w:r>
      <w:proofErr w:type="spellEnd"/>
      <w:r w:rsidR="001962B1">
        <w:rPr>
          <w:sz w:val="24"/>
          <w:szCs w:val="24"/>
          <w:lang w:val="es-ES_tradnl"/>
        </w:rPr>
        <w:t xml:space="preserve"> </w:t>
      </w:r>
      <w:r w:rsidR="00D615F6">
        <w:rPr>
          <w:sz w:val="24"/>
          <w:szCs w:val="24"/>
          <w:lang w:val="es-ES_tradnl"/>
        </w:rPr>
        <w:t xml:space="preserve">de </w:t>
      </w:r>
      <w:r w:rsidR="005B3F67">
        <w:rPr>
          <w:sz w:val="24"/>
          <w:szCs w:val="24"/>
          <w:lang w:val="es-ES_tradnl"/>
        </w:rPr>
        <w:t>Crac</w:t>
      </w:r>
      <w:r w:rsidR="00E05466">
        <w:rPr>
          <w:sz w:val="24"/>
          <w:szCs w:val="24"/>
          <w:lang w:val="es-ES_tradnl"/>
        </w:rPr>
        <w:t>ovia, d</w:t>
      </w:r>
      <w:r w:rsidR="005B3F67">
        <w:rPr>
          <w:sz w:val="24"/>
          <w:szCs w:val="24"/>
          <w:lang w:val="es-ES_tradnl"/>
        </w:rPr>
        <w:t xml:space="preserve">el </w:t>
      </w:r>
      <w:r w:rsidR="005B3F67">
        <w:rPr>
          <w:i/>
          <w:sz w:val="24"/>
          <w:szCs w:val="24"/>
          <w:lang w:val="es-ES_tradnl"/>
        </w:rPr>
        <w:t>Diccionario griego-español</w:t>
      </w:r>
      <w:r w:rsidR="001B6D80">
        <w:rPr>
          <w:i/>
          <w:sz w:val="24"/>
          <w:szCs w:val="24"/>
          <w:lang w:val="es-ES_tradnl"/>
        </w:rPr>
        <w:t xml:space="preserve"> </w:t>
      </w:r>
      <w:r w:rsidR="001B6D80">
        <w:rPr>
          <w:sz w:val="24"/>
          <w:szCs w:val="24"/>
          <w:lang w:val="es-ES_tradnl"/>
        </w:rPr>
        <w:t>(</w:t>
      </w:r>
      <w:hyperlink r:id="rId13" w:history="1">
        <w:r w:rsidR="001B6D80" w:rsidRPr="001B6D80">
          <w:rPr>
            <w:rStyle w:val="Hipervnculo"/>
            <w:sz w:val="24"/>
            <w:szCs w:val="24"/>
            <w:lang w:val="es-ES_tradnl"/>
          </w:rPr>
          <w:t>http://dge.cchs.csic.es/xdge/</w:t>
        </w:r>
      </w:hyperlink>
      <w:r w:rsidR="001B6D80">
        <w:rPr>
          <w:sz w:val="24"/>
          <w:szCs w:val="24"/>
          <w:lang w:val="es-ES_tradnl"/>
        </w:rPr>
        <w:t>)</w:t>
      </w:r>
      <w:r w:rsidR="005B3F67">
        <w:rPr>
          <w:sz w:val="24"/>
          <w:szCs w:val="24"/>
          <w:lang w:val="es-ES_tradnl"/>
        </w:rPr>
        <w:t xml:space="preserve">, </w:t>
      </w:r>
      <w:r w:rsidR="005B3F67" w:rsidRPr="001962B1">
        <w:rPr>
          <w:sz w:val="24"/>
          <w:szCs w:val="24"/>
          <w:lang w:val="es-ES_tradnl"/>
        </w:rPr>
        <w:t>realizado en el</w:t>
      </w:r>
      <w:r w:rsidR="003B4164">
        <w:rPr>
          <w:sz w:val="24"/>
          <w:szCs w:val="24"/>
          <w:lang w:val="es-ES_tradnl"/>
        </w:rPr>
        <w:t xml:space="preserve"> Centro de Ciencias Humanas y Sociales del</w:t>
      </w:r>
      <w:r w:rsidR="005B3F67" w:rsidRPr="001962B1">
        <w:rPr>
          <w:sz w:val="24"/>
          <w:szCs w:val="24"/>
          <w:lang w:val="es-ES_tradnl"/>
        </w:rPr>
        <w:t xml:space="preserve"> CSIC </w:t>
      </w:r>
      <w:r w:rsidR="003B4164">
        <w:rPr>
          <w:sz w:val="24"/>
          <w:szCs w:val="24"/>
          <w:lang w:val="es-ES_tradnl"/>
        </w:rPr>
        <w:t>(</w:t>
      </w:r>
      <w:r w:rsidR="005B3F67" w:rsidRPr="001962B1">
        <w:rPr>
          <w:sz w:val="24"/>
          <w:szCs w:val="24"/>
          <w:lang w:val="es-ES_tradnl"/>
        </w:rPr>
        <w:t>Madrid</w:t>
      </w:r>
      <w:r w:rsidR="003B4164">
        <w:rPr>
          <w:sz w:val="24"/>
          <w:szCs w:val="24"/>
          <w:lang w:val="es-ES_tradnl"/>
        </w:rPr>
        <w:t>)</w:t>
      </w:r>
      <w:r w:rsidR="005B3F67" w:rsidRPr="001962B1">
        <w:rPr>
          <w:sz w:val="24"/>
          <w:szCs w:val="24"/>
          <w:lang w:val="es-ES_tradnl"/>
        </w:rPr>
        <w:t xml:space="preserve">, </w:t>
      </w:r>
      <w:r w:rsidR="00E05466" w:rsidRPr="001962B1">
        <w:rPr>
          <w:sz w:val="24"/>
          <w:szCs w:val="24"/>
          <w:lang w:val="es-ES_tradnl"/>
        </w:rPr>
        <w:t xml:space="preserve">o </w:t>
      </w:r>
      <w:r w:rsidR="00E05466" w:rsidRPr="001514A1">
        <w:rPr>
          <w:sz w:val="24"/>
          <w:szCs w:val="24"/>
          <w:lang w:val="es-ES_tradnl"/>
        </w:rPr>
        <w:t xml:space="preserve">del </w:t>
      </w:r>
      <w:proofErr w:type="spellStart"/>
      <w:r w:rsidR="00E05466" w:rsidRPr="001514A1">
        <w:rPr>
          <w:i/>
          <w:sz w:val="24"/>
          <w:szCs w:val="24"/>
          <w:lang w:val="es-ES_tradnl"/>
        </w:rPr>
        <w:t>Mittel</w:t>
      </w:r>
      <w:r w:rsidR="00CB040E" w:rsidRPr="001514A1">
        <w:rPr>
          <w:i/>
          <w:sz w:val="24"/>
          <w:szCs w:val="24"/>
          <w:lang w:val="es-ES_tradnl"/>
        </w:rPr>
        <w:t>lateinisches</w:t>
      </w:r>
      <w:proofErr w:type="spellEnd"/>
      <w:r w:rsidR="00CB040E" w:rsidRPr="001514A1">
        <w:rPr>
          <w:i/>
          <w:sz w:val="24"/>
          <w:szCs w:val="24"/>
          <w:lang w:val="es-ES_tradnl"/>
        </w:rPr>
        <w:t xml:space="preserve"> </w:t>
      </w:r>
      <w:proofErr w:type="spellStart"/>
      <w:r w:rsidR="00CB040E" w:rsidRPr="001514A1">
        <w:rPr>
          <w:i/>
          <w:sz w:val="24"/>
          <w:szCs w:val="24"/>
          <w:lang w:val="es-ES_tradnl"/>
        </w:rPr>
        <w:t>Wörterbuch</w:t>
      </w:r>
      <w:proofErr w:type="spellEnd"/>
      <w:r w:rsidR="001B6D80">
        <w:rPr>
          <w:i/>
          <w:sz w:val="24"/>
          <w:szCs w:val="24"/>
          <w:lang w:val="es-ES_tradnl"/>
        </w:rPr>
        <w:t xml:space="preserve"> </w:t>
      </w:r>
      <w:r w:rsidR="001B6D80">
        <w:rPr>
          <w:sz w:val="24"/>
          <w:szCs w:val="24"/>
          <w:lang w:val="es-ES_tradnl"/>
        </w:rPr>
        <w:t>(</w:t>
      </w:r>
      <w:hyperlink r:id="rId14" w:history="1">
        <w:r w:rsidR="001B6D80" w:rsidRPr="001B6D80">
          <w:rPr>
            <w:rStyle w:val="Hipervnculo"/>
            <w:sz w:val="24"/>
            <w:szCs w:val="24"/>
            <w:lang w:val="es-ES_tradnl"/>
          </w:rPr>
          <w:t>http://www.woerterbuch-portal.de/woebus_alle/Woebu6?krit=</w:t>
        </w:r>
      </w:hyperlink>
      <w:r w:rsidR="001B6D80">
        <w:rPr>
          <w:sz w:val="24"/>
          <w:szCs w:val="24"/>
          <w:lang w:val="es-ES_tradnl"/>
        </w:rPr>
        <w:t>)</w:t>
      </w:r>
      <w:r w:rsidR="00E05466" w:rsidRPr="001514A1">
        <w:rPr>
          <w:sz w:val="24"/>
          <w:szCs w:val="24"/>
          <w:lang w:val="es-ES_tradnl"/>
        </w:rPr>
        <w:t xml:space="preserve">, basado en la </w:t>
      </w:r>
      <w:proofErr w:type="spellStart"/>
      <w:r w:rsidR="001962B1" w:rsidRPr="007A432B">
        <w:rPr>
          <w:i/>
          <w:color w:val="000000"/>
          <w:sz w:val="24"/>
          <w:szCs w:val="24"/>
        </w:rPr>
        <w:t>Bayeris</w:t>
      </w:r>
      <w:r w:rsidR="007A432B" w:rsidRPr="007A432B">
        <w:rPr>
          <w:i/>
          <w:color w:val="000000"/>
          <w:sz w:val="24"/>
          <w:szCs w:val="24"/>
        </w:rPr>
        <w:t>che</w:t>
      </w:r>
      <w:proofErr w:type="spellEnd"/>
      <w:r w:rsidR="007A432B" w:rsidRPr="007A432B">
        <w:rPr>
          <w:i/>
          <w:color w:val="000000"/>
          <w:sz w:val="24"/>
          <w:szCs w:val="24"/>
        </w:rPr>
        <w:t xml:space="preserve"> </w:t>
      </w:r>
      <w:proofErr w:type="spellStart"/>
      <w:r w:rsidR="007A432B" w:rsidRPr="007A432B">
        <w:rPr>
          <w:i/>
          <w:color w:val="000000"/>
          <w:sz w:val="24"/>
          <w:szCs w:val="24"/>
        </w:rPr>
        <w:t>Akademie</w:t>
      </w:r>
      <w:proofErr w:type="spellEnd"/>
      <w:r w:rsidR="007A432B" w:rsidRPr="007A432B">
        <w:rPr>
          <w:i/>
          <w:color w:val="000000"/>
          <w:sz w:val="24"/>
          <w:szCs w:val="24"/>
        </w:rPr>
        <w:t xml:space="preserve"> der </w:t>
      </w:r>
      <w:proofErr w:type="spellStart"/>
      <w:r w:rsidR="007A432B" w:rsidRPr="007A432B">
        <w:rPr>
          <w:i/>
          <w:color w:val="000000"/>
          <w:sz w:val="24"/>
          <w:szCs w:val="24"/>
        </w:rPr>
        <w:t>Wissenschaften</w:t>
      </w:r>
      <w:proofErr w:type="spellEnd"/>
      <w:r w:rsidR="001962B1" w:rsidRPr="001514A1">
        <w:rPr>
          <w:color w:val="000000"/>
          <w:sz w:val="24"/>
          <w:szCs w:val="24"/>
        </w:rPr>
        <w:t xml:space="preserve"> en </w:t>
      </w:r>
      <w:proofErr w:type="spellStart"/>
      <w:r w:rsidR="001962B1" w:rsidRPr="001514A1">
        <w:rPr>
          <w:color w:val="000000"/>
          <w:sz w:val="24"/>
          <w:szCs w:val="24"/>
        </w:rPr>
        <w:t>M</w:t>
      </w:r>
      <w:r w:rsidR="003B4164">
        <w:rPr>
          <w:color w:val="000000"/>
          <w:sz w:val="24"/>
          <w:szCs w:val="24"/>
        </w:rPr>
        <w:t>ú</w:t>
      </w:r>
      <w:r w:rsidR="001962B1" w:rsidRPr="001514A1">
        <w:rPr>
          <w:color w:val="000000"/>
          <w:sz w:val="24"/>
          <w:szCs w:val="24"/>
        </w:rPr>
        <w:t>nic</w:t>
      </w:r>
      <w:r w:rsidR="003B4164">
        <w:rPr>
          <w:color w:val="000000"/>
          <w:sz w:val="24"/>
          <w:szCs w:val="24"/>
        </w:rPr>
        <w:t>h</w:t>
      </w:r>
      <w:proofErr w:type="spellEnd"/>
      <w:r w:rsidR="005B3F67" w:rsidRPr="001514A1">
        <w:rPr>
          <w:sz w:val="24"/>
          <w:szCs w:val="24"/>
          <w:lang w:val="es-ES_tradnl"/>
        </w:rPr>
        <w:t>. Precisamente con la</w:t>
      </w:r>
      <w:r w:rsidR="005B3F67">
        <w:rPr>
          <w:sz w:val="24"/>
          <w:szCs w:val="24"/>
          <w:lang w:val="es-ES_tradnl"/>
        </w:rPr>
        <w:t xml:space="preserve"> voluntad de interlocución y de puesta en común de los métodos y soluciones </w:t>
      </w:r>
      <w:r w:rsidR="005B3F67" w:rsidRPr="00B11DA7">
        <w:rPr>
          <w:sz w:val="24"/>
          <w:szCs w:val="24"/>
          <w:lang w:val="es-ES_tradnl"/>
        </w:rPr>
        <w:t xml:space="preserve">adoptados por estos y otros proyectos, </w:t>
      </w:r>
      <w:r w:rsidR="00925190" w:rsidRPr="00B11DA7">
        <w:rPr>
          <w:sz w:val="24"/>
          <w:szCs w:val="24"/>
          <w:lang w:val="es-ES_tradnl"/>
        </w:rPr>
        <w:t>el pasado mes de mayo de</w:t>
      </w:r>
      <w:r w:rsidR="00925190">
        <w:rPr>
          <w:sz w:val="24"/>
          <w:szCs w:val="24"/>
          <w:lang w:val="es-ES_tradnl"/>
        </w:rPr>
        <w:t xml:space="preserve"> 2013 </w:t>
      </w:r>
      <w:r w:rsidR="005B3F67" w:rsidRPr="00B11DA7">
        <w:rPr>
          <w:sz w:val="24"/>
          <w:szCs w:val="24"/>
          <w:lang w:val="es-ES_tradnl"/>
        </w:rPr>
        <w:t xml:space="preserve">se celebró en Barcelona </w:t>
      </w:r>
      <w:r w:rsidR="00925190">
        <w:rPr>
          <w:sz w:val="24"/>
          <w:szCs w:val="24"/>
          <w:lang w:val="es-ES_tradnl"/>
        </w:rPr>
        <w:t>un</w:t>
      </w:r>
      <w:r w:rsidR="005B3F67">
        <w:rPr>
          <w:sz w:val="24"/>
          <w:szCs w:val="24"/>
          <w:lang w:val="es-ES_tradnl"/>
        </w:rPr>
        <w:t xml:space="preserve"> seminario</w:t>
      </w:r>
      <w:r w:rsidR="00925190">
        <w:rPr>
          <w:sz w:val="24"/>
          <w:szCs w:val="24"/>
          <w:lang w:val="es-ES_tradnl"/>
        </w:rPr>
        <w:t xml:space="preserve"> bajo el título</w:t>
      </w:r>
      <w:r w:rsidR="005B3F67">
        <w:rPr>
          <w:sz w:val="24"/>
          <w:szCs w:val="24"/>
          <w:lang w:val="es-ES_tradnl"/>
        </w:rPr>
        <w:t xml:space="preserve"> </w:t>
      </w:r>
      <w:r w:rsidR="005B3F67">
        <w:rPr>
          <w:i/>
          <w:sz w:val="24"/>
          <w:szCs w:val="24"/>
          <w:lang w:val="es-ES_tradnl"/>
        </w:rPr>
        <w:t>XML-TEI para obras lexicográficas</w:t>
      </w:r>
      <w:r w:rsidR="001B3BAF">
        <w:rPr>
          <w:i/>
          <w:sz w:val="24"/>
          <w:szCs w:val="24"/>
          <w:lang w:val="es-ES_tradnl"/>
        </w:rPr>
        <w:t xml:space="preserve"> de la Antigüedad y la Edad Media</w:t>
      </w:r>
      <w:r w:rsidR="00B70323">
        <w:rPr>
          <w:i/>
          <w:sz w:val="24"/>
          <w:szCs w:val="24"/>
          <w:lang w:val="es-ES_tradnl"/>
        </w:rPr>
        <w:t xml:space="preserve"> </w:t>
      </w:r>
      <w:r w:rsidR="00B70323">
        <w:rPr>
          <w:sz w:val="24"/>
          <w:szCs w:val="24"/>
          <w:lang w:val="es-ES_tradnl"/>
        </w:rPr>
        <w:t>(</w:t>
      </w:r>
      <w:hyperlink r:id="rId15" w:history="1">
        <w:r w:rsidR="00B70323" w:rsidRPr="00B70323">
          <w:rPr>
            <w:rStyle w:val="Hipervnculo"/>
            <w:sz w:val="24"/>
            <w:szCs w:val="24"/>
            <w:lang w:val="es-ES_tradnl"/>
          </w:rPr>
          <w:t>http://gmlc.imf.csic.es/2013/Workshop/</w:t>
        </w:r>
      </w:hyperlink>
      <w:r w:rsidR="00B70323">
        <w:rPr>
          <w:sz w:val="24"/>
          <w:szCs w:val="24"/>
          <w:lang w:val="es-ES_tradnl"/>
        </w:rPr>
        <w:t>)</w:t>
      </w:r>
      <w:r w:rsidR="001B3BAF">
        <w:rPr>
          <w:sz w:val="24"/>
          <w:szCs w:val="24"/>
          <w:lang w:val="es-ES_tradnl"/>
        </w:rPr>
        <w:t>,</w:t>
      </w:r>
      <w:r w:rsidR="005B3F67">
        <w:rPr>
          <w:sz w:val="24"/>
          <w:szCs w:val="24"/>
          <w:lang w:val="es-ES_tradnl"/>
        </w:rPr>
        <w:t xml:space="preserve"> </w:t>
      </w:r>
      <w:r w:rsidR="003B4164">
        <w:rPr>
          <w:sz w:val="24"/>
          <w:szCs w:val="24"/>
          <w:lang w:val="es-ES_tradnl"/>
        </w:rPr>
        <w:t>que</w:t>
      </w:r>
      <w:r w:rsidR="005B3F67">
        <w:rPr>
          <w:sz w:val="24"/>
          <w:szCs w:val="24"/>
          <w:lang w:val="es-ES_tradnl"/>
        </w:rPr>
        <w:t xml:space="preserve"> reunió </w:t>
      </w:r>
      <w:r w:rsidR="001B3BAF">
        <w:rPr>
          <w:sz w:val="24"/>
          <w:szCs w:val="24"/>
          <w:lang w:val="es-ES_tradnl"/>
        </w:rPr>
        <w:t xml:space="preserve">tanto </w:t>
      </w:r>
      <w:r w:rsidR="003B4164">
        <w:rPr>
          <w:sz w:val="24"/>
          <w:szCs w:val="24"/>
          <w:lang w:val="es-ES_tradnl"/>
        </w:rPr>
        <w:t xml:space="preserve">a </w:t>
      </w:r>
      <w:r w:rsidR="005B3F67">
        <w:rPr>
          <w:sz w:val="24"/>
          <w:szCs w:val="24"/>
          <w:lang w:val="es-ES_tradnl"/>
        </w:rPr>
        <w:t xml:space="preserve">miembros de los </w:t>
      </w:r>
      <w:r w:rsidR="001B3BAF">
        <w:rPr>
          <w:sz w:val="24"/>
          <w:szCs w:val="24"/>
          <w:lang w:val="es-ES_tradnl"/>
        </w:rPr>
        <w:t>equipos ya mencionados, como</w:t>
      </w:r>
      <w:r w:rsidR="003B4164">
        <w:rPr>
          <w:sz w:val="24"/>
          <w:szCs w:val="24"/>
          <w:lang w:val="es-ES_tradnl"/>
        </w:rPr>
        <w:t xml:space="preserve"> a</w:t>
      </w:r>
      <w:r w:rsidR="001B3BAF">
        <w:rPr>
          <w:sz w:val="24"/>
          <w:szCs w:val="24"/>
          <w:lang w:val="es-ES_tradnl"/>
        </w:rPr>
        <w:t xml:space="preserve"> </w:t>
      </w:r>
      <w:r w:rsidR="005B3F67">
        <w:rPr>
          <w:sz w:val="24"/>
          <w:szCs w:val="24"/>
          <w:lang w:val="es-ES_tradnl"/>
        </w:rPr>
        <w:t xml:space="preserve">especialistas internacionales en el uso </w:t>
      </w:r>
      <w:r w:rsidR="006131FC">
        <w:rPr>
          <w:sz w:val="24"/>
          <w:szCs w:val="24"/>
          <w:lang w:val="es-ES_tradnl"/>
        </w:rPr>
        <w:t xml:space="preserve">de este sistema de marcado aplicado a la digitalización de obras en humanidades </w:t>
      </w:r>
      <w:commentRangeStart w:id="0"/>
      <w:r w:rsidR="006131FC">
        <w:rPr>
          <w:sz w:val="24"/>
          <w:szCs w:val="24"/>
          <w:lang w:val="es-ES_tradnl"/>
        </w:rPr>
        <w:t xml:space="preserve">y ciencias </w:t>
      </w:r>
      <w:commentRangeStart w:id="1"/>
      <w:r w:rsidR="006131FC">
        <w:rPr>
          <w:sz w:val="24"/>
          <w:szCs w:val="24"/>
          <w:lang w:val="es-ES_tradnl"/>
        </w:rPr>
        <w:t>sociales</w:t>
      </w:r>
      <w:commentRangeEnd w:id="0"/>
      <w:r w:rsidR="001E2B69">
        <w:rPr>
          <w:rStyle w:val="Refdecomentario"/>
        </w:rPr>
        <w:commentReference w:id="0"/>
      </w:r>
      <w:commentRangeEnd w:id="1"/>
      <w:r w:rsidR="00E96AB8">
        <w:rPr>
          <w:rStyle w:val="Refdecomentario"/>
        </w:rPr>
        <w:commentReference w:id="1"/>
      </w:r>
      <w:r w:rsidR="006131FC">
        <w:rPr>
          <w:sz w:val="24"/>
          <w:szCs w:val="24"/>
          <w:lang w:val="es-ES_tradnl"/>
        </w:rPr>
        <w:t>.</w:t>
      </w:r>
    </w:p>
    <w:p w14:paraId="42534D84" w14:textId="77777777" w:rsidR="00CF22C0" w:rsidRPr="004538A3" w:rsidRDefault="00CF22C0" w:rsidP="00E9237B">
      <w:pPr>
        <w:spacing w:before="200" w:after="200" w:line="276" w:lineRule="auto"/>
        <w:contextualSpacing/>
        <w:rPr>
          <w:color w:val="002060"/>
          <w:sz w:val="24"/>
          <w:szCs w:val="24"/>
          <w:lang w:val="es-ES_tradnl"/>
        </w:rPr>
      </w:pPr>
    </w:p>
    <w:p w14:paraId="10D194A7" w14:textId="77777777" w:rsidR="00CF22C0" w:rsidRPr="004538A3" w:rsidRDefault="00CF22C0" w:rsidP="00E9237B">
      <w:pPr>
        <w:spacing w:before="200" w:after="200" w:line="276" w:lineRule="auto"/>
        <w:contextualSpacing/>
        <w:rPr>
          <w:b/>
          <w:sz w:val="24"/>
          <w:szCs w:val="24"/>
          <w:lang w:val="es-ES_tradnl"/>
        </w:rPr>
      </w:pPr>
      <w:proofErr w:type="spellStart"/>
      <w:r w:rsidRPr="00256233">
        <w:rPr>
          <w:b/>
          <w:i/>
          <w:sz w:val="24"/>
          <w:szCs w:val="24"/>
          <w:lang w:val="es-ES_tradnl"/>
        </w:rPr>
        <w:t>Workflow</w:t>
      </w:r>
      <w:proofErr w:type="spellEnd"/>
      <w:r w:rsidRPr="004538A3">
        <w:rPr>
          <w:b/>
          <w:sz w:val="24"/>
          <w:szCs w:val="24"/>
          <w:lang w:val="es-ES_tradnl"/>
        </w:rPr>
        <w:t xml:space="preserve"> o flujo de trabajo</w:t>
      </w:r>
    </w:p>
    <w:p w14:paraId="53407A06" w14:textId="77777777" w:rsidR="00B46830" w:rsidRPr="004538A3" w:rsidRDefault="00CE4DED" w:rsidP="00E9237B">
      <w:pPr>
        <w:spacing w:before="200" w:after="200" w:line="276" w:lineRule="auto"/>
        <w:contextualSpacing/>
        <w:rPr>
          <w:color w:val="002060"/>
          <w:sz w:val="24"/>
          <w:szCs w:val="24"/>
          <w:lang w:val="es-ES_tradnl"/>
        </w:rPr>
      </w:pPr>
      <w:r>
        <w:rPr>
          <w:sz w:val="24"/>
          <w:szCs w:val="24"/>
          <w:lang w:val="es-ES_tradnl"/>
        </w:rPr>
        <w:t xml:space="preserve">Una vez </w:t>
      </w:r>
      <w:r w:rsidRPr="004D631B">
        <w:rPr>
          <w:sz w:val="24"/>
          <w:szCs w:val="24"/>
          <w:lang w:val="es-ES_tradnl"/>
        </w:rPr>
        <w:t>de</w:t>
      </w:r>
      <w:r w:rsidR="004D631B" w:rsidRPr="004D631B">
        <w:rPr>
          <w:sz w:val="24"/>
          <w:szCs w:val="24"/>
          <w:lang w:val="es-ES_tradnl"/>
        </w:rPr>
        <w:t>terminado</w:t>
      </w:r>
      <w:r>
        <w:rPr>
          <w:sz w:val="24"/>
          <w:szCs w:val="24"/>
          <w:lang w:val="es-ES_tradnl"/>
        </w:rPr>
        <w:t xml:space="preserve"> el sistema de marcado elegido por el grupo, </w:t>
      </w:r>
      <w:r w:rsidR="00DD6D44" w:rsidRPr="004538A3">
        <w:rPr>
          <w:sz w:val="24"/>
          <w:szCs w:val="24"/>
          <w:lang w:val="es-ES_tradnl"/>
        </w:rPr>
        <w:t xml:space="preserve">pasamos </w:t>
      </w:r>
      <w:r>
        <w:rPr>
          <w:sz w:val="24"/>
          <w:szCs w:val="24"/>
          <w:lang w:val="es-ES_tradnl"/>
        </w:rPr>
        <w:t xml:space="preserve">a continuación </w:t>
      </w:r>
      <w:r w:rsidR="00DD6D44" w:rsidRPr="004538A3">
        <w:rPr>
          <w:sz w:val="24"/>
          <w:szCs w:val="24"/>
          <w:lang w:val="es-ES_tradnl"/>
        </w:rPr>
        <w:t>a describir brevemente e</w:t>
      </w:r>
      <w:r w:rsidR="00CF22C0" w:rsidRPr="004538A3">
        <w:rPr>
          <w:sz w:val="24"/>
          <w:szCs w:val="24"/>
          <w:lang w:val="es-ES_tradnl"/>
        </w:rPr>
        <w:t xml:space="preserve">l proceso </w:t>
      </w:r>
      <w:r w:rsidR="00DD6D44" w:rsidRPr="004538A3">
        <w:rPr>
          <w:sz w:val="24"/>
          <w:szCs w:val="24"/>
          <w:lang w:val="es-ES_tradnl"/>
        </w:rPr>
        <w:t xml:space="preserve">de trabajo </w:t>
      </w:r>
      <w:r w:rsidR="00CF22C0" w:rsidRPr="004538A3">
        <w:rPr>
          <w:sz w:val="24"/>
          <w:szCs w:val="24"/>
          <w:lang w:val="es-ES_tradnl"/>
        </w:rPr>
        <w:t>que se ha seguido</w:t>
      </w:r>
      <w:r w:rsidR="00DD6D44" w:rsidRPr="004538A3">
        <w:rPr>
          <w:sz w:val="24"/>
          <w:szCs w:val="24"/>
          <w:lang w:val="es-ES_tradnl"/>
        </w:rPr>
        <w:t xml:space="preserve"> y las distintas fases por las que ha pasado la creación de la versión digital del GMLC.</w:t>
      </w:r>
    </w:p>
    <w:p w14:paraId="761328EF" w14:textId="452DCABF" w:rsidR="00CF22C0" w:rsidRPr="004538A3" w:rsidRDefault="00B939D1" w:rsidP="00E9237B">
      <w:pPr>
        <w:spacing w:before="200" w:after="200" w:line="276" w:lineRule="auto"/>
        <w:contextualSpacing/>
        <w:rPr>
          <w:sz w:val="24"/>
          <w:szCs w:val="24"/>
          <w:lang w:val="es-ES_tradnl"/>
        </w:rPr>
      </w:pPr>
      <w:r>
        <w:rPr>
          <w:sz w:val="24"/>
          <w:szCs w:val="24"/>
          <w:lang w:val="es-ES_tradnl"/>
        </w:rPr>
        <w:tab/>
      </w:r>
      <w:r w:rsidR="00B46830" w:rsidRPr="004538A3">
        <w:rPr>
          <w:sz w:val="24"/>
          <w:szCs w:val="24"/>
          <w:lang w:val="es-ES_tradnl"/>
        </w:rPr>
        <w:t xml:space="preserve">En primer lugar, se ha partido </w:t>
      </w:r>
      <w:r w:rsidR="00CF22C0" w:rsidRPr="004538A3">
        <w:rPr>
          <w:sz w:val="24"/>
          <w:szCs w:val="24"/>
          <w:lang w:val="es-ES_tradnl"/>
        </w:rPr>
        <w:t xml:space="preserve">de un documento Word </w:t>
      </w:r>
      <w:r w:rsidR="00B46830" w:rsidRPr="004538A3">
        <w:rPr>
          <w:sz w:val="24"/>
          <w:szCs w:val="24"/>
          <w:lang w:val="es-ES_tradnl"/>
        </w:rPr>
        <w:t xml:space="preserve">conteniendo el texto de la reedición no publicada de la letra A, y </w:t>
      </w:r>
      <w:r w:rsidR="00CF22C0" w:rsidRPr="004538A3">
        <w:rPr>
          <w:sz w:val="24"/>
          <w:szCs w:val="24"/>
          <w:lang w:val="es-ES_tradnl"/>
        </w:rPr>
        <w:t>se ha realizado una conversión automática en formato .</w:t>
      </w:r>
      <w:proofErr w:type="spellStart"/>
      <w:r w:rsidR="00CF22C0" w:rsidRPr="004538A3">
        <w:rPr>
          <w:sz w:val="24"/>
          <w:szCs w:val="24"/>
          <w:lang w:val="es-ES_tradnl"/>
        </w:rPr>
        <w:t>xml</w:t>
      </w:r>
      <w:proofErr w:type="spellEnd"/>
      <w:r w:rsidR="00123584">
        <w:rPr>
          <w:sz w:val="24"/>
          <w:szCs w:val="24"/>
          <w:lang w:val="es-ES_tradnl"/>
        </w:rPr>
        <w:t xml:space="preserve">. </w:t>
      </w:r>
      <w:r w:rsidR="00CF22C0" w:rsidRPr="004538A3">
        <w:rPr>
          <w:sz w:val="24"/>
          <w:szCs w:val="24"/>
          <w:lang w:val="es-ES_tradnl"/>
        </w:rPr>
        <w:t xml:space="preserve">Una vez determinada la estructura de las voces, se ha creado un esquema </w:t>
      </w:r>
      <w:proofErr w:type="spellStart"/>
      <w:r w:rsidR="00CF22C0" w:rsidRPr="004538A3">
        <w:rPr>
          <w:sz w:val="24"/>
          <w:szCs w:val="24"/>
          <w:lang w:val="es-ES_tradnl"/>
        </w:rPr>
        <w:t>RelaxNG</w:t>
      </w:r>
      <w:proofErr w:type="spellEnd"/>
      <w:r w:rsidR="00B63E3D" w:rsidRPr="004538A3">
        <w:rPr>
          <w:sz w:val="24"/>
          <w:szCs w:val="24"/>
          <w:lang w:val="es-ES_tradnl"/>
        </w:rPr>
        <w:t xml:space="preserve"> </w:t>
      </w:r>
      <w:r w:rsidR="00217374">
        <w:rPr>
          <w:sz w:val="24"/>
          <w:szCs w:val="24"/>
          <w:lang w:val="es-ES_tradnl"/>
        </w:rPr>
        <w:t xml:space="preserve">destinado a estructurar jerárquicamente </w:t>
      </w:r>
      <w:r w:rsidR="00B63E3D" w:rsidRPr="004538A3">
        <w:rPr>
          <w:sz w:val="24"/>
          <w:szCs w:val="24"/>
          <w:lang w:val="es-ES_tradnl"/>
        </w:rPr>
        <w:t>el documento .</w:t>
      </w:r>
      <w:proofErr w:type="spellStart"/>
      <w:r w:rsidR="00B63E3D" w:rsidRPr="004538A3">
        <w:rPr>
          <w:sz w:val="24"/>
          <w:szCs w:val="24"/>
          <w:lang w:val="es-ES_tradnl"/>
        </w:rPr>
        <w:t>xml</w:t>
      </w:r>
      <w:proofErr w:type="spellEnd"/>
      <w:r w:rsidR="00B63E3D" w:rsidRPr="004538A3">
        <w:rPr>
          <w:sz w:val="24"/>
          <w:szCs w:val="24"/>
          <w:lang w:val="es-ES_tradnl"/>
        </w:rPr>
        <w:t>,</w:t>
      </w:r>
      <w:r w:rsidR="00CF22C0" w:rsidRPr="004538A3">
        <w:rPr>
          <w:sz w:val="24"/>
          <w:szCs w:val="24"/>
          <w:lang w:val="es-ES_tradnl"/>
        </w:rPr>
        <w:t xml:space="preserve"> y se han redactado unas instrucciones de marcado de uso interno también en formato digital</w:t>
      </w:r>
      <w:r w:rsidR="00B63E3D" w:rsidRPr="004538A3">
        <w:rPr>
          <w:sz w:val="24"/>
          <w:szCs w:val="24"/>
          <w:lang w:val="es-ES_tradnl"/>
        </w:rPr>
        <w:t>, las cuales se han ido ampliando y perfilando a lo largo del proceso de marcado</w:t>
      </w:r>
      <w:r w:rsidR="00CF22C0" w:rsidRPr="004538A3">
        <w:rPr>
          <w:sz w:val="24"/>
          <w:szCs w:val="24"/>
          <w:lang w:val="es-ES_tradnl"/>
        </w:rPr>
        <w:t>.</w:t>
      </w:r>
      <w:r w:rsidR="00123584">
        <w:rPr>
          <w:sz w:val="24"/>
          <w:szCs w:val="24"/>
          <w:lang w:val="es-ES_tradnl"/>
        </w:rPr>
        <w:t xml:space="preserve"> Así, paulatinamente, se ha modificado y adaptado el fichero .</w:t>
      </w:r>
      <w:proofErr w:type="spellStart"/>
      <w:r w:rsidR="00123584">
        <w:rPr>
          <w:sz w:val="24"/>
          <w:szCs w:val="24"/>
          <w:lang w:val="es-ES_tradnl"/>
        </w:rPr>
        <w:t>xml</w:t>
      </w:r>
      <w:proofErr w:type="spellEnd"/>
      <w:r w:rsidR="00123584">
        <w:rPr>
          <w:sz w:val="24"/>
          <w:szCs w:val="24"/>
          <w:lang w:val="es-ES_tradnl"/>
        </w:rPr>
        <w:t xml:space="preserve"> a un</w:t>
      </w:r>
      <w:r w:rsidR="00123584" w:rsidRPr="004538A3">
        <w:rPr>
          <w:sz w:val="24"/>
          <w:szCs w:val="24"/>
          <w:lang w:val="es-ES_tradnl"/>
        </w:rPr>
        <w:t xml:space="preserve"> marcado filológico y lexicográfico del texto</w:t>
      </w:r>
      <w:r w:rsidR="00123584">
        <w:rPr>
          <w:sz w:val="24"/>
          <w:szCs w:val="24"/>
          <w:lang w:val="es-ES_tradnl"/>
        </w:rPr>
        <w:t xml:space="preserve">, atendiendo </w:t>
      </w:r>
      <w:r w:rsidR="00123584" w:rsidRPr="004538A3">
        <w:rPr>
          <w:sz w:val="24"/>
          <w:szCs w:val="24"/>
          <w:lang w:val="es-ES_tradnl"/>
        </w:rPr>
        <w:t>en todo momento a las posibles necesidades concretas de los futuros usuarios.</w:t>
      </w:r>
    </w:p>
    <w:p w14:paraId="6D53A86D" w14:textId="0E61F98E" w:rsidR="00CF22C0" w:rsidRPr="004538A3" w:rsidRDefault="00F84D57" w:rsidP="00E9237B">
      <w:pPr>
        <w:spacing w:before="200" w:after="200" w:line="276" w:lineRule="auto"/>
        <w:contextualSpacing/>
        <w:rPr>
          <w:sz w:val="24"/>
          <w:szCs w:val="24"/>
          <w:lang w:val="es-ES_tradnl"/>
        </w:rPr>
      </w:pPr>
      <w:r>
        <w:rPr>
          <w:sz w:val="24"/>
          <w:szCs w:val="24"/>
          <w:lang w:val="es-ES_tradnl"/>
        </w:rPr>
        <w:tab/>
      </w:r>
      <w:r w:rsidR="00CF22C0" w:rsidRPr="002D6D73">
        <w:rPr>
          <w:sz w:val="24"/>
          <w:szCs w:val="24"/>
          <w:lang w:val="es-ES_tradnl"/>
        </w:rPr>
        <w:t>El marcado</w:t>
      </w:r>
      <w:r w:rsidR="00CF22C0" w:rsidRPr="004538A3">
        <w:rPr>
          <w:sz w:val="24"/>
          <w:szCs w:val="24"/>
          <w:lang w:val="es-ES_tradnl"/>
        </w:rPr>
        <w:t xml:space="preserve"> de la letra A ha sido realizado fundamentalmente por la doctora </w:t>
      </w:r>
      <w:proofErr w:type="spellStart"/>
      <w:r w:rsidR="00CF22C0" w:rsidRPr="004538A3">
        <w:rPr>
          <w:sz w:val="24"/>
          <w:szCs w:val="24"/>
          <w:lang w:val="es-ES_tradnl"/>
        </w:rPr>
        <w:t>Susanna</w:t>
      </w:r>
      <w:proofErr w:type="spellEnd"/>
      <w:r w:rsidR="00CF22C0" w:rsidRPr="004538A3">
        <w:rPr>
          <w:sz w:val="24"/>
          <w:szCs w:val="24"/>
          <w:lang w:val="es-ES_tradnl"/>
        </w:rPr>
        <w:t xml:space="preserve"> </w:t>
      </w:r>
      <w:proofErr w:type="spellStart"/>
      <w:r w:rsidR="00CF22C0" w:rsidRPr="004538A3">
        <w:rPr>
          <w:sz w:val="24"/>
          <w:szCs w:val="24"/>
          <w:lang w:val="es-ES_tradnl"/>
        </w:rPr>
        <w:t>Allés</w:t>
      </w:r>
      <w:proofErr w:type="spellEnd"/>
      <w:r w:rsidR="00CF22C0" w:rsidRPr="004538A3">
        <w:rPr>
          <w:sz w:val="24"/>
          <w:szCs w:val="24"/>
          <w:lang w:val="es-ES_tradnl"/>
        </w:rPr>
        <w:t xml:space="preserve">, coordinadora de la edición digital y </w:t>
      </w:r>
      <w:r w:rsidR="008154BC">
        <w:rPr>
          <w:sz w:val="24"/>
          <w:szCs w:val="24"/>
          <w:lang w:val="es-ES_tradnl"/>
        </w:rPr>
        <w:t xml:space="preserve">máster en </w:t>
      </w:r>
      <w:r w:rsidR="008F4A0F" w:rsidRPr="00A84B70">
        <w:rPr>
          <w:sz w:val="24"/>
          <w:szCs w:val="24"/>
          <w:lang w:val="es-ES_tradnl"/>
        </w:rPr>
        <w:t>“</w:t>
      </w:r>
      <w:r w:rsidR="008154BC">
        <w:rPr>
          <w:sz w:val="24"/>
          <w:szCs w:val="24"/>
          <w:lang w:val="es-ES_tradnl"/>
        </w:rPr>
        <w:t xml:space="preserve">Technologies </w:t>
      </w:r>
      <w:proofErr w:type="spellStart"/>
      <w:r w:rsidR="008154BC">
        <w:rPr>
          <w:sz w:val="24"/>
          <w:szCs w:val="24"/>
          <w:lang w:val="es-ES_tradnl"/>
        </w:rPr>
        <w:t>numériques</w:t>
      </w:r>
      <w:proofErr w:type="spellEnd"/>
      <w:r w:rsidR="008154BC">
        <w:rPr>
          <w:sz w:val="24"/>
          <w:szCs w:val="24"/>
          <w:lang w:val="es-ES_tradnl"/>
        </w:rPr>
        <w:t xml:space="preserve"> </w:t>
      </w:r>
      <w:proofErr w:type="spellStart"/>
      <w:r w:rsidR="008154BC">
        <w:rPr>
          <w:sz w:val="24"/>
          <w:szCs w:val="24"/>
          <w:lang w:val="es-ES_tradnl"/>
        </w:rPr>
        <w:t>appliquées</w:t>
      </w:r>
      <w:proofErr w:type="spellEnd"/>
      <w:r w:rsidR="008154BC">
        <w:rPr>
          <w:sz w:val="24"/>
          <w:szCs w:val="24"/>
          <w:lang w:val="es-ES_tradnl"/>
        </w:rPr>
        <w:t xml:space="preserve"> à </w:t>
      </w:r>
      <w:proofErr w:type="spellStart"/>
      <w:r w:rsidR="008154BC" w:rsidRPr="00A84B70">
        <w:rPr>
          <w:sz w:val="24"/>
          <w:szCs w:val="24"/>
          <w:lang w:val="es-ES_tradnl"/>
        </w:rPr>
        <w:t>l’histoire</w:t>
      </w:r>
      <w:proofErr w:type="spellEnd"/>
      <w:r w:rsidR="008F4A0F" w:rsidRPr="00A84B70">
        <w:rPr>
          <w:sz w:val="24"/>
          <w:szCs w:val="24"/>
          <w:lang w:val="es-ES_tradnl"/>
        </w:rPr>
        <w:t>”</w:t>
      </w:r>
      <w:r w:rsidR="00CF22C0" w:rsidRPr="00A84B70">
        <w:rPr>
          <w:sz w:val="24"/>
          <w:szCs w:val="24"/>
          <w:lang w:val="es-ES_tradnl"/>
        </w:rPr>
        <w:t xml:space="preserve"> por</w:t>
      </w:r>
      <w:r w:rsidR="00CF22C0" w:rsidRPr="004538A3">
        <w:rPr>
          <w:sz w:val="24"/>
          <w:szCs w:val="24"/>
          <w:lang w:val="es-ES_tradnl"/>
        </w:rPr>
        <w:t xml:space="preserve"> </w:t>
      </w:r>
      <w:proofErr w:type="spellStart"/>
      <w:r w:rsidR="00CF22C0" w:rsidRPr="009542B4">
        <w:rPr>
          <w:i/>
          <w:sz w:val="24"/>
          <w:szCs w:val="24"/>
          <w:lang w:val="es-ES_tradnl"/>
        </w:rPr>
        <w:t>l’École</w:t>
      </w:r>
      <w:proofErr w:type="spellEnd"/>
      <w:r w:rsidR="00CF22C0" w:rsidRPr="009542B4">
        <w:rPr>
          <w:i/>
          <w:sz w:val="24"/>
          <w:szCs w:val="24"/>
          <w:lang w:val="es-ES_tradnl"/>
        </w:rPr>
        <w:t xml:space="preserve"> </w:t>
      </w:r>
      <w:proofErr w:type="spellStart"/>
      <w:r w:rsidR="008154BC" w:rsidRPr="009542B4">
        <w:rPr>
          <w:i/>
          <w:sz w:val="24"/>
          <w:szCs w:val="24"/>
          <w:lang w:val="es-ES_tradnl"/>
        </w:rPr>
        <w:t>Nationale</w:t>
      </w:r>
      <w:proofErr w:type="spellEnd"/>
      <w:r w:rsidR="008154BC" w:rsidRPr="009542B4">
        <w:rPr>
          <w:i/>
          <w:sz w:val="24"/>
          <w:szCs w:val="24"/>
          <w:lang w:val="es-ES_tradnl"/>
        </w:rPr>
        <w:t xml:space="preserve"> </w:t>
      </w:r>
      <w:r w:rsidR="00CF22C0" w:rsidRPr="009542B4">
        <w:rPr>
          <w:i/>
          <w:sz w:val="24"/>
          <w:szCs w:val="24"/>
          <w:lang w:val="es-ES_tradnl"/>
        </w:rPr>
        <w:t xml:space="preserve">des </w:t>
      </w:r>
      <w:proofErr w:type="spellStart"/>
      <w:r w:rsidR="00CF22C0" w:rsidRPr="009542B4">
        <w:rPr>
          <w:i/>
          <w:sz w:val="24"/>
          <w:szCs w:val="24"/>
          <w:lang w:val="es-ES_tradnl"/>
        </w:rPr>
        <w:t>Chartes</w:t>
      </w:r>
      <w:proofErr w:type="spellEnd"/>
      <w:r w:rsidR="00CF22C0" w:rsidRPr="004538A3">
        <w:rPr>
          <w:sz w:val="24"/>
          <w:szCs w:val="24"/>
          <w:lang w:val="es-ES_tradnl"/>
        </w:rPr>
        <w:t xml:space="preserve">, y </w:t>
      </w:r>
      <w:proofErr w:type="spellStart"/>
      <w:r w:rsidR="00CF22C0" w:rsidRPr="004538A3">
        <w:rPr>
          <w:sz w:val="24"/>
          <w:szCs w:val="24"/>
          <w:lang w:val="es-ES_tradnl"/>
        </w:rPr>
        <w:t>Frédérique</w:t>
      </w:r>
      <w:proofErr w:type="spellEnd"/>
      <w:r w:rsidR="00CF22C0" w:rsidRPr="004538A3">
        <w:rPr>
          <w:sz w:val="24"/>
          <w:szCs w:val="24"/>
          <w:lang w:val="es-ES_tradnl"/>
        </w:rPr>
        <w:t xml:space="preserve"> </w:t>
      </w:r>
      <w:proofErr w:type="spellStart"/>
      <w:r w:rsidR="00CF22C0" w:rsidRPr="004538A3">
        <w:rPr>
          <w:sz w:val="24"/>
          <w:szCs w:val="24"/>
          <w:lang w:val="es-ES_tradnl"/>
        </w:rPr>
        <w:t>Laugrost</w:t>
      </w:r>
      <w:proofErr w:type="spellEnd"/>
      <w:r w:rsidR="00CF22C0" w:rsidRPr="004538A3">
        <w:rPr>
          <w:sz w:val="24"/>
          <w:szCs w:val="24"/>
          <w:lang w:val="es-ES_tradnl"/>
        </w:rPr>
        <w:t xml:space="preserve">, estudiante </w:t>
      </w:r>
      <w:r w:rsidR="006016B6">
        <w:rPr>
          <w:sz w:val="24"/>
          <w:szCs w:val="24"/>
          <w:lang w:val="es-ES_tradnl"/>
        </w:rPr>
        <w:t xml:space="preserve">del mismo máster </w:t>
      </w:r>
      <w:r w:rsidR="00CF22C0" w:rsidRPr="004538A3">
        <w:rPr>
          <w:sz w:val="24"/>
          <w:szCs w:val="24"/>
          <w:lang w:val="es-ES_tradnl"/>
        </w:rPr>
        <w:t xml:space="preserve">de </w:t>
      </w:r>
      <w:proofErr w:type="spellStart"/>
      <w:r w:rsidR="00CF22C0" w:rsidRPr="009542B4">
        <w:rPr>
          <w:i/>
          <w:sz w:val="24"/>
          <w:szCs w:val="24"/>
          <w:lang w:val="es-ES_tradnl"/>
        </w:rPr>
        <w:t>l’École</w:t>
      </w:r>
      <w:proofErr w:type="spellEnd"/>
      <w:r w:rsidR="00CF22C0" w:rsidRPr="009542B4">
        <w:rPr>
          <w:i/>
          <w:sz w:val="24"/>
          <w:szCs w:val="24"/>
          <w:lang w:val="es-ES_tradnl"/>
        </w:rPr>
        <w:t xml:space="preserve"> </w:t>
      </w:r>
      <w:proofErr w:type="spellStart"/>
      <w:r w:rsidR="006016B6" w:rsidRPr="009542B4">
        <w:rPr>
          <w:i/>
          <w:sz w:val="24"/>
          <w:szCs w:val="24"/>
          <w:lang w:val="es-ES_tradnl"/>
        </w:rPr>
        <w:t>Nationale</w:t>
      </w:r>
      <w:proofErr w:type="spellEnd"/>
      <w:r w:rsidR="006016B6" w:rsidRPr="009542B4">
        <w:rPr>
          <w:i/>
          <w:sz w:val="24"/>
          <w:szCs w:val="24"/>
          <w:lang w:val="es-ES_tradnl"/>
        </w:rPr>
        <w:t xml:space="preserve"> des </w:t>
      </w:r>
      <w:proofErr w:type="spellStart"/>
      <w:r w:rsidR="006016B6" w:rsidRPr="009542B4">
        <w:rPr>
          <w:i/>
          <w:sz w:val="24"/>
          <w:szCs w:val="24"/>
          <w:lang w:val="es-ES_tradnl"/>
        </w:rPr>
        <w:t>Chartes</w:t>
      </w:r>
      <w:proofErr w:type="spellEnd"/>
      <w:r w:rsidR="006016B6" w:rsidRPr="004538A3">
        <w:rPr>
          <w:sz w:val="24"/>
          <w:szCs w:val="24"/>
          <w:lang w:val="es-ES_tradnl"/>
        </w:rPr>
        <w:t xml:space="preserve"> </w:t>
      </w:r>
      <w:r w:rsidR="00CF22C0" w:rsidRPr="004538A3">
        <w:rPr>
          <w:sz w:val="24"/>
          <w:szCs w:val="24"/>
          <w:lang w:val="es-ES_tradnl"/>
        </w:rPr>
        <w:t>que realizó</w:t>
      </w:r>
      <w:r w:rsidR="00F240CE">
        <w:rPr>
          <w:sz w:val="24"/>
          <w:szCs w:val="24"/>
          <w:lang w:val="es-ES_tradnl"/>
        </w:rPr>
        <w:t>, en 2013,</w:t>
      </w:r>
      <w:r w:rsidR="00CF22C0" w:rsidRPr="004538A3">
        <w:rPr>
          <w:sz w:val="24"/>
          <w:szCs w:val="24"/>
          <w:lang w:val="es-ES_tradnl"/>
        </w:rPr>
        <w:t xml:space="preserve"> una estancia de tres meses en </w:t>
      </w:r>
      <w:r w:rsidR="00A278B5">
        <w:rPr>
          <w:sz w:val="24"/>
          <w:szCs w:val="24"/>
          <w:lang w:val="es-ES_tradnl"/>
        </w:rPr>
        <w:t>la sede del GMLC</w:t>
      </w:r>
      <w:r w:rsidR="006A0BF9" w:rsidRPr="004538A3">
        <w:rPr>
          <w:sz w:val="24"/>
          <w:szCs w:val="24"/>
          <w:lang w:val="es-ES_tradnl"/>
        </w:rPr>
        <w:t xml:space="preserve">. </w:t>
      </w:r>
      <w:r w:rsidR="00123584">
        <w:rPr>
          <w:sz w:val="24"/>
          <w:szCs w:val="24"/>
          <w:lang w:val="es-ES_tradnl"/>
        </w:rPr>
        <w:t>T</w:t>
      </w:r>
      <w:r w:rsidR="006A0BF9" w:rsidRPr="004538A3">
        <w:rPr>
          <w:sz w:val="24"/>
          <w:szCs w:val="24"/>
          <w:lang w:val="es-ES_tradnl"/>
        </w:rPr>
        <w:t xml:space="preserve">ambién han colaborado en el proceso de marcado </w:t>
      </w:r>
      <w:r w:rsidR="00CF22C0" w:rsidRPr="004538A3">
        <w:rPr>
          <w:sz w:val="24"/>
          <w:szCs w:val="24"/>
          <w:lang w:val="es-ES_tradnl"/>
        </w:rPr>
        <w:t xml:space="preserve">Marta </w:t>
      </w:r>
      <w:proofErr w:type="spellStart"/>
      <w:r w:rsidR="00CF22C0" w:rsidRPr="004538A3">
        <w:rPr>
          <w:sz w:val="24"/>
          <w:szCs w:val="24"/>
          <w:lang w:val="es-ES_tradnl"/>
        </w:rPr>
        <w:t>Segarrés</w:t>
      </w:r>
      <w:proofErr w:type="spellEnd"/>
      <w:r w:rsidR="00CF22C0" w:rsidRPr="004538A3">
        <w:rPr>
          <w:sz w:val="24"/>
          <w:szCs w:val="24"/>
          <w:lang w:val="es-ES_tradnl"/>
        </w:rPr>
        <w:t xml:space="preserve"> y </w:t>
      </w:r>
      <w:r w:rsidR="006A0BF9" w:rsidRPr="004538A3">
        <w:rPr>
          <w:sz w:val="24"/>
          <w:szCs w:val="24"/>
          <w:lang w:val="es-ES_tradnl"/>
        </w:rPr>
        <w:t xml:space="preserve">Marta </w:t>
      </w:r>
      <w:proofErr w:type="spellStart"/>
      <w:r w:rsidR="006A0BF9" w:rsidRPr="004538A3">
        <w:rPr>
          <w:sz w:val="24"/>
          <w:szCs w:val="24"/>
          <w:lang w:val="es-ES_tradnl"/>
        </w:rPr>
        <w:t>Punsola</w:t>
      </w:r>
      <w:proofErr w:type="spellEnd"/>
      <w:r w:rsidR="006A0BF9" w:rsidRPr="004538A3">
        <w:rPr>
          <w:sz w:val="24"/>
          <w:szCs w:val="24"/>
          <w:lang w:val="es-ES_tradnl"/>
        </w:rPr>
        <w:t>, las cuales se encargan paralelamente de alimentar la base de datos léxica CODOLCAT</w:t>
      </w:r>
      <w:r w:rsidR="00CF22C0" w:rsidRPr="004538A3">
        <w:rPr>
          <w:sz w:val="24"/>
          <w:szCs w:val="24"/>
          <w:lang w:val="es-ES_tradnl"/>
        </w:rPr>
        <w:t xml:space="preserve">. </w:t>
      </w:r>
      <w:r w:rsidR="00A06EFD">
        <w:rPr>
          <w:sz w:val="24"/>
          <w:szCs w:val="24"/>
          <w:lang w:val="es-ES_tradnl"/>
        </w:rPr>
        <w:t>E</w:t>
      </w:r>
      <w:r w:rsidR="00823475" w:rsidRPr="004538A3">
        <w:rPr>
          <w:sz w:val="24"/>
          <w:szCs w:val="24"/>
          <w:lang w:val="es-ES_tradnl"/>
        </w:rPr>
        <w:t xml:space="preserve">l </w:t>
      </w:r>
      <w:r w:rsidR="00674FBC">
        <w:rPr>
          <w:sz w:val="24"/>
          <w:szCs w:val="24"/>
          <w:lang w:val="es-ES_tradnl"/>
        </w:rPr>
        <w:t>trabajo</w:t>
      </w:r>
      <w:r w:rsidR="00A06EFD" w:rsidRPr="004538A3">
        <w:rPr>
          <w:sz w:val="24"/>
          <w:szCs w:val="24"/>
          <w:lang w:val="es-ES_tradnl"/>
        </w:rPr>
        <w:t xml:space="preserve"> </w:t>
      </w:r>
      <w:r w:rsidR="00823475" w:rsidRPr="004538A3">
        <w:rPr>
          <w:sz w:val="24"/>
          <w:szCs w:val="24"/>
          <w:lang w:val="es-ES_tradnl"/>
        </w:rPr>
        <w:t xml:space="preserve">se ha desarrollado </w:t>
      </w:r>
      <w:r w:rsidR="00CF22C0" w:rsidRPr="004538A3">
        <w:rPr>
          <w:sz w:val="24"/>
          <w:szCs w:val="24"/>
          <w:lang w:val="es-ES_tradnl"/>
        </w:rPr>
        <w:t xml:space="preserve">bajo la </w:t>
      </w:r>
      <w:r w:rsidR="00674FBC">
        <w:rPr>
          <w:sz w:val="24"/>
          <w:szCs w:val="24"/>
          <w:lang w:val="es-ES_tradnl"/>
        </w:rPr>
        <w:t xml:space="preserve">supervisión </w:t>
      </w:r>
      <w:r w:rsidR="00CF22C0" w:rsidRPr="004538A3">
        <w:rPr>
          <w:sz w:val="24"/>
          <w:szCs w:val="24"/>
          <w:lang w:val="es-ES_tradnl"/>
        </w:rPr>
        <w:t>de la doctora Ana Gómez Rabal</w:t>
      </w:r>
      <w:r w:rsidR="00A06EFD">
        <w:rPr>
          <w:sz w:val="24"/>
          <w:szCs w:val="24"/>
          <w:lang w:val="es-ES_tradnl"/>
        </w:rPr>
        <w:t xml:space="preserve"> y de Pere </w:t>
      </w:r>
      <w:proofErr w:type="spellStart"/>
      <w:r w:rsidR="00A06EFD">
        <w:rPr>
          <w:sz w:val="24"/>
          <w:szCs w:val="24"/>
          <w:lang w:val="es-ES_tradnl"/>
        </w:rPr>
        <w:t>Farró</w:t>
      </w:r>
      <w:proofErr w:type="spellEnd"/>
      <w:r w:rsidR="00A06EFD">
        <w:rPr>
          <w:sz w:val="24"/>
          <w:szCs w:val="24"/>
          <w:lang w:val="es-ES_tradnl"/>
        </w:rPr>
        <w:t xml:space="preserve"> Sales, </w:t>
      </w:r>
      <w:r w:rsidR="00CF22C0" w:rsidRPr="004538A3">
        <w:rPr>
          <w:sz w:val="24"/>
          <w:szCs w:val="24"/>
          <w:lang w:val="es-ES_tradnl"/>
        </w:rPr>
        <w:lastRenderedPageBreak/>
        <w:t>quien</w:t>
      </w:r>
      <w:r w:rsidR="008050CA" w:rsidRPr="004538A3">
        <w:rPr>
          <w:sz w:val="24"/>
          <w:szCs w:val="24"/>
          <w:lang w:val="es-ES_tradnl"/>
        </w:rPr>
        <w:t xml:space="preserve"> se ha </w:t>
      </w:r>
      <w:r w:rsidR="00CF22C0" w:rsidRPr="004538A3">
        <w:rPr>
          <w:sz w:val="24"/>
          <w:szCs w:val="24"/>
          <w:lang w:val="es-ES_tradnl"/>
        </w:rPr>
        <w:t>encarga</w:t>
      </w:r>
      <w:r w:rsidR="008050CA" w:rsidRPr="004538A3">
        <w:rPr>
          <w:sz w:val="24"/>
          <w:szCs w:val="24"/>
          <w:lang w:val="es-ES_tradnl"/>
        </w:rPr>
        <w:t>do</w:t>
      </w:r>
      <w:r w:rsidR="00CF22C0" w:rsidRPr="004538A3">
        <w:rPr>
          <w:sz w:val="24"/>
          <w:szCs w:val="24"/>
          <w:lang w:val="es-ES_tradnl"/>
        </w:rPr>
        <w:t xml:space="preserve"> de</w:t>
      </w:r>
      <w:r w:rsidR="00384442">
        <w:rPr>
          <w:sz w:val="24"/>
          <w:szCs w:val="24"/>
          <w:lang w:val="es-ES_tradnl"/>
        </w:rPr>
        <w:t xml:space="preserve"> revisar los estándares de construcción y</w:t>
      </w:r>
      <w:r w:rsidR="00CF22C0" w:rsidRPr="004538A3">
        <w:rPr>
          <w:sz w:val="24"/>
          <w:szCs w:val="24"/>
          <w:lang w:val="es-ES_tradnl"/>
        </w:rPr>
        <w:t xml:space="preserve"> </w:t>
      </w:r>
      <w:r w:rsidR="00674FBC">
        <w:rPr>
          <w:sz w:val="24"/>
          <w:szCs w:val="24"/>
          <w:lang w:val="es-ES_tradnl"/>
        </w:rPr>
        <w:t xml:space="preserve">de </w:t>
      </w:r>
      <w:r w:rsidR="00CF22C0" w:rsidRPr="004538A3">
        <w:rPr>
          <w:sz w:val="24"/>
          <w:szCs w:val="24"/>
          <w:lang w:val="es-ES_tradnl"/>
        </w:rPr>
        <w:t xml:space="preserve">crear el motor de búsqueda y la interfaz web </w:t>
      </w:r>
      <w:r w:rsidR="00E33827">
        <w:rPr>
          <w:sz w:val="24"/>
          <w:szCs w:val="24"/>
          <w:lang w:val="es-ES_tradnl"/>
        </w:rPr>
        <w:t>que van a permitir</w:t>
      </w:r>
      <w:r w:rsidR="00CF22C0" w:rsidRPr="004538A3">
        <w:rPr>
          <w:sz w:val="24"/>
          <w:szCs w:val="24"/>
          <w:lang w:val="es-ES_tradnl"/>
        </w:rPr>
        <w:t xml:space="preserve"> llegar a la fase final de publicación en línea del GMLC.</w:t>
      </w:r>
    </w:p>
    <w:p w14:paraId="3D713D0F" w14:textId="77777777" w:rsidR="00CF22C0" w:rsidRPr="004538A3" w:rsidRDefault="00CF22C0" w:rsidP="00E9237B">
      <w:pPr>
        <w:spacing w:before="200" w:after="200" w:line="276" w:lineRule="auto"/>
        <w:contextualSpacing/>
        <w:rPr>
          <w:b/>
          <w:sz w:val="24"/>
          <w:szCs w:val="24"/>
          <w:lang w:val="es-ES_tradnl"/>
        </w:rPr>
      </w:pPr>
    </w:p>
    <w:p w14:paraId="3C402BCF" w14:textId="77777777" w:rsidR="00CF22C0" w:rsidRPr="004538A3" w:rsidRDefault="00CF22C0" w:rsidP="00E9237B">
      <w:pPr>
        <w:spacing w:before="200" w:after="200" w:line="276" w:lineRule="auto"/>
        <w:contextualSpacing/>
        <w:rPr>
          <w:b/>
          <w:sz w:val="24"/>
          <w:szCs w:val="24"/>
          <w:lang w:val="es-ES_tradnl"/>
        </w:rPr>
      </w:pPr>
      <w:r w:rsidRPr="004538A3">
        <w:rPr>
          <w:b/>
          <w:sz w:val="24"/>
          <w:szCs w:val="24"/>
          <w:lang w:val="es-ES_tradnl"/>
        </w:rPr>
        <w:t>Evolución del GMLC</w:t>
      </w:r>
    </w:p>
    <w:p w14:paraId="04DD895B" w14:textId="3060B358" w:rsidR="00CF22C0" w:rsidRDefault="00D17736" w:rsidP="00E9237B">
      <w:pPr>
        <w:spacing w:before="200" w:after="200" w:line="276" w:lineRule="auto"/>
        <w:contextualSpacing/>
        <w:rPr>
          <w:sz w:val="24"/>
          <w:szCs w:val="24"/>
          <w:lang w:val="es-ES_tradnl"/>
        </w:rPr>
      </w:pPr>
      <w:r w:rsidRPr="00972B72">
        <w:rPr>
          <w:sz w:val="24"/>
          <w:szCs w:val="24"/>
          <w:lang w:val="es-ES_tradnl"/>
        </w:rPr>
        <w:t>Para ilustrar la evolución que ha experimentado el GMLC a lo largo de los años, les ofrecemos un recorrido en imágenes que ilustran el paso de una ficha manual originaria a la versión en papel (se trata, en concreto, de una imagen de la reedición del primer volumen) y c</w:t>
      </w:r>
      <w:r w:rsidR="007A4D96">
        <w:rPr>
          <w:sz w:val="24"/>
          <w:szCs w:val="24"/>
          <w:lang w:val="es-ES_tradnl"/>
        </w:rPr>
        <w:t>ó</w:t>
      </w:r>
      <w:r w:rsidRPr="00972B72">
        <w:rPr>
          <w:sz w:val="24"/>
          <w:szCs w:val="24"/>
          <w:lang w:val="es-ES_tradnl"/>
        </w:rPr>
        <w:t>mo, a partir del marcado de ésta</w:t>
      </w:r>
      <w:r w:rsidR="00942D26">
        <w:rPr>
          <w:sz w:val="24"/>
          <w:szCs w:val="24"/>
          <w:lang w:val="es-ES_tradnl"/>
        </w:rPr>
        <w:t>,</w:t>
      </w:r>
      <w:r w:rsidRPr="00972B72">
        <w:rPr>
          <w:sz w:val="24"/>
          <w:szCs w:val="24"/>
          <w:lang w:val="es-ES_tradnl"/>
        </w:rPr>
        <w:t xml:space="preserve"> se llega a la fase final de visualización de la versión digital.</w:t>
      </w:r>
    </w:p>
    <w:p w14:paraId="2FEA64A8" w14:textId="77777777" w:rsidR="00BC0905" w:rsidRDefault="00BC0905" w:rsidP="00E9237B">
      <w:pPr>
        <w:spacing w:before="200" w:after="200" w:line="276" w:lineRule="auto"/>
        <w:contextualSpacing/>
        <w:rPr>
          <w:sz w:val="24"/>
          <w:szCs w:val="24"/>
          <w:lang w:val="es-ES_tradnl"/>
        </w:rPr>
      </w:pPr>
    </w:p>
    <w:p w14:paraId="775259DE" w14:textId="77777777" w:rsidR="00AF0103" w:rsidRDefault="00AF0103" w:rsidP="00E9237B">
      <w:pPr>
        <w:spacing w:before="200" w:after="200" w:line="276" w:lineRule="auto"/>
        <w:contextualSpacing/>
        <w:rPr>
          <w:sz w:val="24"/>
          <w:szCs w:val="24"/>
          <w:lang w:val="es-ES_tradnl"/>
        </w:rPr>
      </w:pPr>
    </w:p>
    <w:p w14:paraId="4C083D8A" w14:textId="061CC548" w:rsidR="00ED6CBF" w:rsidRDefault="00BC0905" w:rsidP="00E9237B">
      <w:pPr>
        <w:spacing w:before="200" w:after="200" w:line="276" w:lineRule="auto"/>
        <w:contextualSpacing/>
        <w:rPr>
          <w:sz w:val="24"/>
          <w:szCs w:val="24"/>
          <w:lang w:val="es-ES_tradnl"/>
        </w:rPr>
      </w:pPr>
      <w:r w:rsidRPr="00BC0905">
        <w:rPr>
          <w:noProof/>
          <w:sz w:val="24"/>
          <w:szCs w:val="24"/>
          <w:lang w:eastAsia="ca-ES"/>
        </w:rPr>
        <w:drawing>
          <wp:inline distT="0" distB="0" distL="0" distR="0" wp14:anchorId="18C91BAC" wp14:editId="2E215C98">
            <wp:extent cx="5396230" cy="3060794"/>
            <wp:effectExtent l="0" t="0" r="0" b="6350"/>
            <wp:docPr id="8" name="Marcador de conteni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pic:cNvPicPr>
                      <a:picLocks noGrp="1" noChangeAspect="1"/>
                    </pic:cNvPicPr>
                  </pic:nvPicPr>
                  <pic:blipFill>
                    <a:blip r:embed="rId17"/>
                    <a:srcRect t="5164" b="5164"/>
                    <a:stretch>
                      <a:fillRect/>
                    </a:stretch>
                  </pic:blipFill>
                  <pic:spPr>
                    <a:xfrm>
                      <a:off x="0" y="0"/>
                      <a:ext cx="5396230" cy="3060794"/>
                    </a:xfrm>
                    <a:prstGeom prst="rect">
                      <a:avLst/>
                    </a:prstGeom>
                  </pic:spPr>
                </pic:pic>
              </a:graphicData>
            </a:graphic>
          </wp:inline>
        </w:drawing>
      </w:r>
    </w:p>
    <w:p w14:paraId="41EB23C7" w14:textId="377483D0" w:rsidR="00972B72" w:rsidRPr="00D4311F" w:rsidRDefault="00D4311F" w:rsidP="00D4311F">
      <w:pPr>
        <w:spacing w:before="200" w:after="200" w:line="276" w:lineRule="auto"/>
        <w:contextualSpacing/>
        <w:jc w:val="right"/>
        <w:rPr>
          <w:b/>
          <w:i/>
          <w:sz w:val="20"/>
          <w:lang w:val="es-ES_tradnl"/>
        </w:rPr>
      </w:pPr>
      <w:r w:rsidRPr="00D4311F">
        <w:rPr>
          <w:b/>
          <w:sz w:val="20"/>
          <w:lang w:val="es-ES_tradnl"/>
        </w:rPr>
        <w:t xml:space="preserve">Ficha manual de la voz </w:t>
      </w:r>
      <w:proofErr w:type="spellStart"/>
      <w:r w:rsidRPr="00D4311F">
        <w:rPr>
          <w:b/>
          <w:i/>
          <w:sz w:val="20"/>
          <w:lang w:val="es-ES_tradnl"/>
        </w:rPr>
        <w:t>abbata</w:t>
      </w:r>
      <w:proofErr w:type="spellEnd"/>
    </w:p>
    <w:p w14:paraId="25D66CC8" w14:textId="77777777" w:rsidR="00EA728F" w:rsidRDefault="00EA728F" w:rsidP="00E9237B">
      <w:pPr>
        <w:spacing w:before="200" w:after="200" w:line="276" w:lineRule="auto"/>
        <w:contextualSpacing/>
        <w:rPr>
          <w:sz w:val="24"/>
          <w:szCs w:val="24"/>
          <w:lang w:val="es-ES_tradnl"/>
        </w:rPr>
      </w:pPr>
    </w:p>
    <w:p w14:paraId="2E1806DB" w14:textId="77777777" w:rsidR="00EA728F" w:rsidRDefault="00EA728F" w:rsidP="00E9237B">
      <w:pPr>
        <w:spacing w:before="200" w:after="200" w:line="276" w:lineRule="auto"/>
        <w:contextualSpacing/>
        <w:rPr>
          <w:sz w:val="24"/>
          <w:szCs w:val="24"/>
          <w:lang w:val="es-ES_tradnl"/>
        </w:rPr>
      </w:pPr>
    </w:p>
    <w:p w14:paraId="1F33AD25" w14:textId="77777777" w:rsidR="00AF0103" w:rsidRDefault="00AF0103" w:rsidP="00E9237B">
      <w:pPr>
        <w:spacing w:before="200" w:after="200" w:line="276" w:lineRule="auto"/>
        <w:contextualSpacing/>
        <w:rPr>
          <w:sz w:val="24"/>
          <w:szCs w:val="24"/>
          <w:lang w:val="es-ES_tradnl"/>
        </w:rPr>
      </w:pPr>
    </w:p>
    <w:p w14:paraId="733DC2A2" w14:textId="77777777" w:rsidR="00D4311F" w:rsidRPr="00972B72" w:rsidRDefault="00D4311F" w:rsidP="00E9237B">
      <w:pPr>
        <w:spacing w:before="200" w:after="200" w:line="276" w:lineRule="auto"/>
        <w:contextualSpacing/>
        <w:rPr>
          <w:sz w:val="24"/>
          <w:szCs w:val="24"/>
          <w:lang w:val="es-ES_tradnl"/>
        </w:rPr>
      </w:pPr>
    </w:p>
    <w:p w14:paraId="4578CF0B" w14:textId="71923CEC" w:rsidR="00AF0103" w:rsidRDefault="00AF0103" w:rsidP="00E9237B">
      <w:pPr>
        <w:spacing w:before="200" w:after="200" w:line="276" w:lineRule="auto"/>
        <w:contextualSpacing/>
        <w:rPr>
          <w:sz w:val="24"/>
          <w:szCs w:val="24"/>
          <w:lang w:val="es-ES_tradnl"/>
        </w:rPr>
      </w:pPr>
      <w:r>
        <w:rPr>
          <w:noProof/>
          <w:sz w:val="24"/>
          <w:szCs w:val="24"/>
          <w:lang w:eastAsia="ca-ES"/>
        </w:rPr>
        <w:drawing>
          <wp:inline distT="0" distB="0" distL="0" distR="0" wp14:anchorId="12381A34" wp14:editId="0D520919">
            <wp:extent cx="5391150" cy="106045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1060450"/>
                    </a:xfrm>
                    <a:prstGeom prst="rect">
                      <a:avLst/>
                    </a:prstGeom>
                    <a:noFill/>
                    <a:ln>
                      <a:noFill/>
                    </a:ln>
                  </pic:spPr>
                </pic:pic>
              </a:graphicData>
            </a:graphic>
          </wp:inline>
        </w:drawing>
      </w:r>
    </w:p>
    <w:p w14:paraId="46ABB695" w14:textId="381D3EAF" w:rsidR="00AF0103" w:rsidRPr="00D4311F" w:rsidRDefault="00D4311F" w:rsidP="00D4311F">
      <w:pPr>
        <w:spacing w:before="200" w:after="200" w:line="276" w:lineRule="auto"/>
        <w:contextualSpacing/>
        <w:jc w:val="right"/>
        <w:rPr>
          <w:b/>
          <w:sz w:val="20"/>
          <w:lang w:val="es-ES_tradnl"/>
        </w:rPr>
      </w:pPr>
      <w:r>
        <w:rPr>
          <w:b/>
          <w:sz w:val="20"/>
          <w:lang w:val="es-ES_tradnl"/>
        </w:rPr>
        <w:t xml:space="preserve">La voz </w:t>
      </w:r>
      <w:proofErr w:type="spellStart"/>
      <w:r>
        <w:rPr>
          <w:b/>
          <w:i/>
          <w:sz w:val="20"/>
          <w:lang w:val="es-ES_tradnl"/>
        </w:rPr>
        <w:t>abbata</w:t>
      </w:r>
      <w:proofErr w:type="spellEnd"/>
      <w:r>
        <w:rPr>
          <w:b/>
          <w:i/>
          <w:sz w:val="20"/>
          <w:lang w:val="es-ES_tradnl"/>
        </w:rPr>
        <w:t xml:space="preserve"> en la r</w:t>
      </w:r>
      <w:r w:rsidRPr="00D4311F">
        <w:rPr>
          <w:b/>
          <w:sz w:val="20"/>
          <w:lang w:val="es-ES_tradnl"/>
        </w:rPr>
        <w:t>eedición del primer volumen</w:t>
      </w:r>
    </w:p>
    <w:p w14:paraId="74C85A36" w14:textId="56E5B7F1" w:rsidR="00972B72" w:rsidRDefault="00AF0103" w:rsidP="00E9237B">
      <w:pPr>
        <w:spacing w:before="200" w:after="200" w:line="276" w:lineRule="auto"/>
        <w:contextualSpacing/>
        <w:rPr>
          <w:sz w:val="24"/>
          <w:szCs w:val="24"/>
          <w:lang w:val="es-ES_tradnl"/>
        </w:rPr>
      </w:pPr>
      <w:r w:rsidRPr="00AF0103">
        <w:rPr>
          <w:noProof/>
          <w:sz w:val="24"/>
          <w:szCs w:val="24"/>
          <w:lang w:eastAsia="ca-ES"/>
        </w:rPr>
        <w:lastRenderedPageBreak/>
        <w:drawing>
          <wp:inline distT="0" distB="0" distL="0" distR="0" wp14:anchorId="45CE7D08" wp14:editId="662E684C">
            <wp:extent cx="5396230" cy="2967377"/>
            <wp:effectExtent l="0" t="0" r="0" b="4445"/>
            <wp:docPr id="10" name="Marcador de contenido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Marcador de contenido 9"/>
                    <pic:cNvPicPr>
                      <a:picLocks noGrp="1" noChangeAspect="1"/>
                    </pic:cNvPicPr>
                  </pic:nvPicPr>
                  <pic:blipFill>
                    <a:blip r:embed="rId19"/>
                    <a:srcRect l="4542" r="4542"/>
                    <a:stretch>
                      <a:fillRect/>
                    </a:stretch>
                  </pic:blipFill>
                  <pic:spPr>
                    <a:xfrm>
                      <a:off x="0" y="0"/>
                      <a:ext cx="5396230" cy="2967377"/>
                    </a:xfrm>
                    <a:prstGeom prst="rect">
                      <a:avLst/>
                    </a:prstGeom>
                  </pic:spPr>
                </pic:pic>
              </a:graphicData>
            </a:graphic>
          </wp:inline>
        </w:drawing>
      </w:r>
    </w:p>
    <w:p w14:paraId="7072C327" w14:textId="1440B506" w:rsidR="00AF0103" w:rsidRPr="00D4311F" w:rsidRDefault="00D4311F" w:rsidP="00D4311F">
      <w:pPr>
        <w:spacing w:before="200" w:after="200" w:line="276" w:lineRule="auto"/>
        <w:contextualSpacing/>
        <w:jc w:val="right"/>
        <w:rPr>
          <w:b/>
          <w:i/>
          <w:sz w:val="20"/>
          <w:lang w:val="es-ES_tradnl"/>
        </w:rPr>
      </w:pPr>
      <w:r w:rsidRPr="00D4311F">
        <w:rPr>
          <w:b/>
          <w:sz w:val="20"/>
          <w:lang w:val="es-ES_tradnl"/>
        </w:rPr>
        <w:t xml:space="preserve">Marcado </w:t>
      </w:r>
      <w:proofErr w:type="spellStart"/>
      <w:r w:rsidRPr="00D4311F">
        <w:rPr>
          <w:b/>
          <w:i/>
          <w:sz w:val="20"/>
          <w:lang w:val="es-ES_tradnl"/>
        </w:rPr>
        <w:t>xml-tei</w:t>
      </w:r>
      <w:proofErr w:type="spellEnd"/>
      <w:r w:rsidRPr="00D4311F">
        <w:rPr>
          <w:b/>
          <w:sz w:val="20"/>
          <w:lang w:val="es-ES_tradnl"/>
        </w:rPr>
        <w:t xml:space="preserve"> de la voz </w:t>
      </w:r>
      <w:proofErr w:type="spellStart"/>
      <w:r w:rsidRPr="00D4311F">
        <w:rPr>
          <w:b/>
          <w:i/>
          <w:sz w:val="20"/>
          <w:lang w:val="es-ES_tradnl"/>
        </w:rPr>
        <w:t>abbata</w:t>
      </w:r>
      <w:proofErr w:type="spellEnd"/>
    </w:p>
    <w:p w14:paraId="4539D06A" w14:textId="5CFFA439" w:rsidR="00972B72" w:rsidRDefault="00972B72" w:rsidP="00E9237B">
      <w:pPr>
        <w:spacing w:before="200" w:after="200" w:line="276" w:lineRule="auto"/>
        <w:contextualSpacing/>
        <w:rPr>
          <w:sz w:val="24"/>
          <w:szCs w:val="24"/>
          <w:lang w:val="es-ES_tradnl"/>
        </w:rPr>
      </w:pPr>
    </w:p>
    <w:p w14:paraId="23BFA0FE" w14:textId="21C5EA56" w:rsidR="00D4311F" w:rsidRDefault="00123584" w:rsidP="00E9237B">
      <w:pPr>
        <w:spacing w:before="200" w:after="200" w:line="276" w:lineRule="auto"/>
        <w:contextualSpacing/>
        <w:rPr>
          <w:sz w:val="24"/>
          <w:szCs w:val="24"/>
          <w:lang w:val="es-ES_tradnl"/>
        </w:rPr>
      </w:pPr>
      <w:ins w:id="2" w:author="Susanna" w:date="2014-03-12T11:29:00Z">
        <w:r>
          <w:rPr>
            <w:noProof/>
            <w:sz w:val="24"/>
            <w:szCs w:val="24"/>
            <w:lang w:eastAsia="ca-ES"/>
            <w:rPrChange w:id="3">
              <w:rPr>
                <w:noProof/>
                <w:lang w:eastAsia="ca-ES"/>
              </w:rPr>
            </w:rPrChange>
          </w:rPr>
          <w:drawing>
            <wp:inline distT="0" distB="0" distL="0" distR="0" wp14:anchorId="73C260F6" wp14:editId="5C436D53">
              <wp:extent cx="5435600" cy="982345"/>
              <wp:effectExtent l="0" t="0" r="0" b="8255"/>
              <wp:docPr id="1" name="Imagen 1" descr="Macintosh HD:Users:susannalles:Desktop:abb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usannalles:Desktop:abbat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5600" cy="982345"/>
                      </a:xfrm>
                      <a:prstGeom prst="rect">
                        <a:avLst/>
                      </a:prstGeom>
                      <a:noFill/>
                      <a:ln>
                        <a:noFill/>
                      </a:ln>
                    </pic:spPr>
                  </pic:pic>
                </a:graphicData>
              </a:graphic>
            </wp:inline>
          </w:drawing>
        </w:r>
      </w:ins>
    </w:p>
    <w:p w14:paraId="564C159E" w14:textId="3FF5D63B" w:rsidR="00AF0103" w:rsidRPr="00972B72" w:rsidRDefault="00AF0103" w:rsidP="00E9237B">
      <w:pPr>
        <w:spacing w:before="200" w:after="200" w:line="276" w:lineRule="auto"/>
        <w:contextualSpacing/>
        <w:rPr>
          <w:sz w:val="24"/>
          <w:szCs w:val="24"/>
          <w:lang w:val="es-ES_tradnl"/>
        </w:rPr>
      </w:pPr>
      <w:del w:id="4" w:author="Susanna" w:date="2014-03-12T11:29:00Z">
        <w:r w:rsidDel="00123584">
          <w:rPr>
            <w:noProof/>
            <w:sz w:val="24"/>
            <w:szCs w:val="24"/>
            <w:lang w:eastAsia="ca-ES"/>
            <w:rPrChange w:id="5">
              <w:rPr>
                <w:noProof/>
                <w:lang w:eastAsia="ca-ES"/>
              </w:rPr>
            </w:rPrChange>
          </w:rPr>
          <w:drawing>
            <wp:inline distT="0" distB="0" distL="0" distR="0" wp14:anchorId="5CA9AFC0" wp14:editId="552874AB">
              <wp:extent cx="5397500" cy="1447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7500" cy="1447800"/>
                      </a:xfrm>
                      <a:prstGeom prst="rect">
                        <a:avLst/>
                      </a:prstGeom>
                      <a:noFill/>
                      <a:ln>
                        <a:noFill/>
                      </a:ln>
                    </pic:spPr>
                  </pic:pic>
                </a:graphicData>
              </a:graphic>
            </wp:inline>
          </w:drawing>
        </w:r>
      </w:del>
    </w:p>
    <w:p w14:paraId="55FD43A7" w14:textId="14A920B7" w:rsidR="00972B72" w:rsidRPr="00D4311F" w:rsidRDefault="00D4311F" w:rsidP="00D4311F">
      <w:pPr>
        <w:spacing w:before="200" w:after="200" w:line="276" w:lineRule="auto"/>
        <w:contextualSpacing/>
        <w:jc w:val="right"/>
        <w:rPr>
          <w:b/>
          <w:sz w:val="20"/>
          <w:lang w:val="es-ES_tradnl"/>
        </w:rPr>
      </w:pPr>
      <w:r w:rsidRPr="00D4311F">
        <w:rPr>
          <w:b/>
          <w:sz w:val="20"/>
          <w:lang w:val="es-ES_tradnl"/>
        </w:rPr>
        <w:t xml:space="preserve">La voz </w:t>
      </w:r>
      <w:proofErr w:type="spellStart"/>
      <w:r w:rsidRPr="00D4311F">
        <w:rPr>
          <w:b/>
          <w:i/>
          <w:sz w:val="20"/>
          <w:lang w:val="es-ES_tradnl"/>
        </w:rPr>
        <w:t>abbata</w:t>
      </w:r>
      <w:proofErr w:type="spellEnd"/>
      <w:r w:rsidRPr="00D4311F">
        <w:rPr>
          <w:b/>
          <w:i/>
          <w:sz w:val="20"/>
          <w:lang w:val="es-ES_tradnl"/>
        </w:rPr>
        <w:t xml:space="preserve"> </w:t>
      </w:r>
      <w:r w:rsidRPr="00D4311F">
        <w:rPr>
          <w:b/>
          <w:sz w:val="20"/>
          <w:lang w:val="es-ES_tradnl"/>
        </w:rPr>
        <w:t>en la versión digital</w:t>
      </w:r>
    </w:p>
    <w:p w14:paraId="70195301" w14:textId="77777777" w:rsidR="00CF22C0" w:rsidRPr="004538A3" w:rsidRDefault="00CF22C0" w:rsidP="00E9237B">
      <w:pPr>
        <w:spacing w:before="200" w:after="200" w:line="276" w:lineRule="auto"/>
        <w:contextualSpacing/>
        <w:rPr>
          <w:sz w:val="24"/>
          <w:szCs w:val="24"/>
          <w:lang w:val="es-ES_tradnl"/>
        </w:rPr>
      </w:pPr>
    </w:p>
    <w:p w14:paraId="40D61BDF" w14:textId="77777777" w:rsidR="00D4311F" w:rsidRDefault="00D4311F" w:rsidP="00E9237B">
      <w:pPr>
        <w:spacing w:before="200" w:after="200" w:line="276" w:lineRule="auto"/>
        <w:contextualSpacing/>
        <w:rPr>
          <w:b/>
          <w:sz w:val="24"/>
          <w:szCs w:val="24"/>
          <w:lang w:val="es-ES_tradnl"/>
        </w:rPr>
      </w:pPr>
    </w:p>
    <w:p w14:paraId="16923870" w14:textId="77777777" w:rsidR="00CF22C0" w:rsidRPr="004538A3" w:rsidRDefault="00CF22C0" w:rsidP="00E9237B">
      <w:pPr>
        <w:spacing w:before="200" w:after="200" w:line="276" w:lineRule="auto"/>
        <w:contextualSpacing/>
        <w:rPr>
          <w:b/>
          <w:sz w:val="24"/>
          <w:szCs w:val="24"/>
          <w:lang w:val="es-ES_tradnl"/>
        </w:rPr>
      </w:pPr>
      <w:r w:rsidRPr="004538A3">
        <w:rPr>
          <w:b/>
          <w:sz w:val="24"/>
          <w:szCs w:val="24"/>
          <w:lang w:val="es-ES_tradnl"/>
        </w:rPr>
        <w:t>Muestra de la edición digital</w:t>
      </w:r>
    </w:p>
    <w:p w14:paraId="028BE9E6" w14:textId="77777777" w:rsidR="00CF22C0" w:rsidRPr="004538A3" w:rsidRDefault="00CF22C0" w:rsidP="00E9237B">
      <w:pPr>
        <w:spacing w:before="200" w:after="200" w:line="276" w:lineRule="auto"/>
        <w:contextualSpacing/>
        <w:rPr>
          <w:sz w:val="24"/>
          <w:szCs w:val="24"/>
          <w:lang w:val="es-ES_tradnl"/>
        </w:rPr>
      </w:pPr>
      <w:r w:rsidRPr="00DD3403">
        <w:rPr>
          <w:sz w:val="24"/>
          <w:szCs w:val="24"/>
          <w:lang w:val="es-ES_tradnl"/>
        </w:rPr>
        <w:t xml:space="preserve">Para llegar a esta visualización </w:t>
      </w:r>
      <w:r w:rsidR="00DD3403">
        <w:rPr>
          <w:sz w:val="24"/>
          <w:szCs w:val="24"/>
          <w:lang w:val="es-ES_tradnl"/>
        </w:rPr>
        <w:t xml:space="preserve">final </w:t>
      </w:r>
      <w:r w:rsidRPr="00DD3403">
        <w:rPr>
          <w:sz w:val="24"/>
          <w:szCs w:val="24"/>
          <w:lang w:val="es-ES_tradnl"/>
        </w:rPr>
        <w:t>de las voces</w:t>
      </w:r>
      <w:r w:rsidRPr="004538A3">
        <w:rPr>
          <w:sz w:val="24"/>
          <w:szCs w:val="24"/>
          <w:lang w:val="es-ES_tradnl"/>
        </w:rPr>
        <w:t xml:space="preserve">, los usuarios </w:t>
      </w:r>
      <w:r w:rsidR="000433D5" w:rsidRPr="004538A3">
        <w:rPr>
          <w:sz w:val="24"/>
          <w:szCs w:val="24"/>
          <w:lang w:val="es-ES_tradnl"/>
        </w:rPr>
        <w:t xml:space="preserve">del GMLC en línea </w:t>
      </w:r>
      <w:r w:rsidRPr="004538A3">
        <w:rPr>
          <w:sz w:val="24"/>
          <w:szCs w:val="24"/>
          <w:lang w:val="es-ES_tradnl"/>
        </w:rPr>
        <w:t xml:space="preserve">van a disponer de un buscador que les va a permitir realizar diversos tipos de búsqueda. Por un lado, se podrán </w:t>
      </w:r>
      <w:r w:rsidR="00C67CBA">
        <w:rPr>
          <w:sz w:val="24"/>
          <w:szCs w:val="24"/>
          <w:lang w:val="es-ES_tradnl"/>
        </w:rPr>
        <w:t>llevar a cabo</w:t>
      </w:r>
      <w:r w:rsidRPr="004538A3">
        <w:rPr>
          <w:sz w:val="24"/>
          <w:szCs w:val="24"/>
          <w:lang w:val="es-ES_tradnl"/>
        </w:rPr>
        <w:t xml:space="preserve"> búsquedas simples</w:t>
      </w:r>
      <w:r w:rsidR="00C67CBA">
        <w:rPr>
          <w:sz w:val="24"/>
          <w:szCs w:val="24"/>
          <w:lang w:val="es-ES_tradnl"/>
        </w:rPr>
        <w:t>,</w:t>
      </w:r>
      <w:r w:rsidRPr="004538A3">
        <w:rPr>
          <w:sz w:val="24"/>
          <w:szCs w:val="24"/>
          <w:lang w:val="es-ES_tradnl"/>
        </w:rPr>
        <w:t xml:space="preserve"> </w:t>
      </w:r>
      <w:r w:rsidR="000433D5" w:rsidRPr="004538A3">
        <w:rPr>
          <w:sz w:val="24"/>
          <w:szCs w:val="24"/>
          <w:lang w:val="es-ES_tradnl"/>
        </w:rPr>
        <w:t xml:space="preserve">al mismo tiempo </w:t>
      </w:r>
      <w:r w:rsidR="00A126EC">
        <w:rPr>
          <w:sz w:val="24"/>
          <w:szCs w:val="24"/>
          <w:lang w:val="es-ES_tradnl"/>
        </w:rPr>
        <w:t xml:space="preserve">que </w:t>
      </w:r>
      <w:r w:rsidR="00A126EC" w:rsidRPr="004538A3">
        <w:rPr>
          <w:sz w:val="24"/>
          <w:szCs w:val="24"/>
          <w:lang w:val="es-ES_tradnl"/>
        </w:rPr>
        <w:t xml:space="preserve">se ofrecerá </w:t>
      </w:r>
      <w:r w:rsidRPr="004538A3">
        <w:rPr>
          <w:sz w:val="24"/>
          <w:szCs w:val="24"/>
          <w:lang w:val="es-ES_tradnl"/>
        </w:rPr>
        <w:t>la posibilidad de escoger entre una búsqueda por entradas, por texto completo o por citas.</w:t>
      </w:r>
    </w:p>
    <w:p w14:paraId="4C98BB6D" w14:textId="77777777" w:rsidR="00151C58" w:rsidRPr="004538A3" w:rsidRDefault="00151C58" w:rsidP="00E9237B">
      <w:pPr>
        <w:spacing w:before="200" w:after="200" w:line="276" w:lineRule="auto"/>
        <w:contextualSpacing/>
        <w:rPr>
          <w:sz w:val="24"/>
          <w:szCs w:val="24"/>
          <w:lang w:val="es-ES_tradnl"/>
        </w:rPr>
      </w:pPr>
    </w:p>
    <w:p w14:paraId="76AF3F52" w14:textId="670844E5" w:rsidR="00AF0103" w:rsidRDefault="00AF0103" w:rsidP="00E9237B">
      <w:pPr>
        <w:spacing w:before="200" w:after="200" w:line="276" w:lineRule="auto"/>
        <w:contextualSpacing/>
        <w:rPr>
          <w:sz w:val="24"/>
          <w:szCs w:val="24"/>
          <w:lang w:val="es-ES_tradnl"/>
        </w:rPr>
      </w:pPr>
      <w:r>
        <w:rPr>
          <w:noProof/>
          <w:sz w:val="24"/>
          <w:szCs w:val="24"/>
          <w:lang w:eastAsia="ca-ES"/>
        </w:rPr>
        <w:lastRenderedPageBreak/>
        <w:drawing>
          <wp:inline distT="0" distB="0" distL="0" distR="0" wp14:anchorId="6EFE2748" wp14:editId="25DE9509">
            <wp:extent cx="5391150" cy="15811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1581150"/>
                    </a:xfrm>
                    <a:prstGeom prst="rect">
                      <a:avLst/>
                    </a:prstGeom>
                    <a:noFill/>
                    <a:ln>
                      <a:noFill/>
                    </a:ln>
                  </pic:spPr>
                </pic:pic>
              </a:graphicData>
            </a:graphic>
          </wp:inline>
        </w:drawing>
      </w:r>
    </w:p>
    <w:p w14:paraId="1A5B1826" w14:textId="609D26FC" w:rsidR="000433D5" w:rsidRPr="004538A3" w:rsidRDefault="000433D5" w:rsidP="00E9237B">
      <w:pPr>
        <w:spacing w:before="200" w:after="200" w:line="276" w:lineRule="auto"/>
        <w:contextualSpacing/>
        <w:rPr>
          <w:sz w:val="24"/>
          <w:szCs w:val="24"/>
          <w:lang w:val="es-ES_tradnl"/>
        </w:rPr>
      </w:pPr>
    </w:p>
    <w:p w14:paraId="33BA223A" w14:textId="77777777" w:rsidR="00151C58" w:rsidRPr="004538A3" w:rsidRDefault="00151C58" w:rsidP="00E9237B">
      <w:pPr>
        <w:spacing w:before="200" w:after="200" w:line="276" w:lineRule="auto"/>
        <w:contextualSpacing/>
        <w:rPr>
          <w:sz w:val="24"/>
          <w:szCs w:val="24"/>
          <w:lang w:val="es-ES_tradnl"/>
        </w:rPr>
      </w:pPr>
    </w:p>
    <w:p w14:paraId="06BFDC4C" w14:textId="77777777" w:rsidR="00CF22C0" w:rsidRDefault="00CF22C0" w:rsidP="00E9237B">
      <w:pPr>
        <w:spacing w:before="200" w:after="200" w:line="276" w:lineRule="auto"/>
        <w:contextualSpacing/>
        <w:rPr>
          <w:sz w:val="24"/>
          <w:szCs w:val="24"/>
          <w:lang w:val="es-ES_tradnl"/>
        </w:rPr>
      </w:pPr>
      <w:r w:rsidRPr="004538A3">
        <w:rPr>
          <w:sz w:val="24"/>
          <w:szCs w:val="24"/>
          <w:lang w:val="es-ES_tradnl"/>
        </w:rPr>
        <w:t xml:space="preserve">Por otro lado, </w:t>
      </w:r>
      <w:r w:rsidR="00C67CBA" w:rsidRPr="004538A3">
        <w:rPr>
          <w:sz w:val="24"/>
          <w:szCs w:val="24"/>
          <w:lang w:val="es-ES_tradnl"/>
        </w:rPr>
        <w:t xml:space="preserve">también </w:t>
      </w:r>
      <w:r w:rsidRPr="004538A3">
        <w:rPr>
          <w:sz w:val="24"/>
          <w:szCs w:val="24"/>
          <w:lang w:val="es-ES_tradnl"/>
        </w:rPr>
        <w:t>se podrán realizar búsquedas avanzadas en función de distintos parámetros. Así, se</w:t>
      </w:r>
      <w:r w:rsidR="00151C58" w:rsidRPr="004538A3">
        <w:rPr>
          <w:sz w:val="24"/>
          <w:szCs w:val="24"/>
          <w:lang w:val="es-ES_tradnl"/>
        </w:rPr>
        <w:t>rá posible</w:t>
      </w:r>
      <w:r w:rsidRPr="004538A3">
        <w:rPr>
          <w:sz w:val="24"/>
          <w:szCs w:val="24"/>
          <w:lang w:val="es-ES_tradnl"/>
        </w:rPr>
        <w:t xml:space="preserve"> </w:t>
      </w:r>
      <w:r w:rsidR="001377F7">
        <w:rPr>
          <w:sz w:val="24"/>
          <w:szCs w:val="24"/>
          <w:lang w:val="es-ES_tradnl"/>
        </w:rPr>
        <w:t>filtrar las</w:t>
      </w:r>
      <w:r w:rsidRPr="004538A3">
        <w:rPr>
          <w:sz w:val="24"/>
          <w:szCs w:val="24"/>
          <w:lang w:val="es-ES_tradnl"/>
        </w:rPr>
        <w:t xml:space="preserve"> búsquedas por etimología, por categoría gramatical o por cronología.</w:t>
      </w:r>
    </w:p>
    <w:p w14:paraId="07ED75A8" w14:textId="77777777" w:rsidR="00AF0103" w:rsidRDefault="00AF0103" w:rsidP="00E9237B">
      <w:pPr>
        <w:spacing w:before="200" w:after="200" w:line="276" w:lineRule="auto"/>
        <w:contextualSpacing/>
        <w:rPr>
          <w:sz w:val="24"/>
          <w:szCs w:val="24"/>
          <w:lang w:val="es-ES_tradnl"/>
        </w:rPr>
      </w:pPr>
    </w:p>
    <w:p w14:paraId="3BC754EB" w14:textId="4A867098" w:rsidR="00AF0103" w:rsidRPr="004538A3" w:rsidRDefault="00AF0103" w:rsidP="00E9237B">
      <w:pPr>
        <w:spacing w:before="200" w:after="200" w:line="276" w:lineRule="auto"/>
        <w:contextualSpacing/>
        <w:rPr>
          <w:sz w:val="24"/>
          <w:szCs w:val="24"/>
          <w:lang w:val="es-ES_tradnl"/>
        </w:rPr>
      </w:pPr>
      <w:r>
        <w:rPr>
          <w:noProof/>
          <w:sz w:val="24"/>
          <w:szCs w:val="24"/>
          <w:lang w:eastAsia="ca-ES"/>
        </w:rPr>
        <w:drawing>
          <wp:inline distT="0" distB="0" distL="0" distR="0" wp14:anchorId="02D4516F" wp14:editId="421569BE">
            <wp:extent cx="5391150" cy="1885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1885950"/>
                    </a:xfrm>
                    <a:prstGeom prst="rect">
                      <a:avLst/>
                    </a:prstGeom>
                    <a:noFill/>
                    <a:ln>
                      <a:noFill/>
                    </a:ln>
                  </pic:spPr>
                </pic:pic>
              </a:graphicData>
            </a:graphic>
          </wp:inline>
        </w:drawing>
      </w:r>
    </w:p>
    <w:p w14:paraId="0972FF31" w14:textId="77777777" w:rsidR="00151C58" w:rsidRPr="004538A3" w:rsidRDefault="00151C58" w:rsidP="00E9237B">
      <w:pPr>
        <w:spacing w:before="200" w:after="200" w:line="276" w:lineRule="auto"/>
        <w:contextualSpacing/>
        <w:rPr>
          <w:sz w:val="24"/>
          <w:szCs w:val="24"/>
          <w:lang w:val="es-ES_tradnl"/>
        </w:rPr>
      </w:pPr>
    </w:p>
    <w:p w14:paraId="7F85B4D4" w14:textId="77777777" w:rsidR="00151C58" w:rsidRPr="004538A3" w:rsidRDefault="00151C58" w:rsidP="00E9237B">
      <w:pPr>
        <w:spacing w:before="200" w:after="200" w:line="276" w:lineRule="auto"/>
        <w:contextualSpacing/>
        <w:rPr>
          <w:color w:val="002060"/>
          <w:sz w:val="24"/>
          <w:szCs w:val="24"/>
          <w:lang w:val="es-ES_tradnl"/>
        </w:rPr>
      </w:pPr>
    </w:p>
    <w:p w14:paraId="4777307C" w14:textId="08CCF22A" w:rsidR="00F7720D" w:rsidRDefault="00F7720D" w:rsidP="00E9237B">
      <w:pPr>
        <w:spacing w:before="200" w:after="200" w:line="276" w:lineRule="auto"/>
        <w:contextualSpacing/>
        <w:rPr>
          <w:sz w:val="24"/>
          <w:szCs w:val="24"/>
          <w:lang w:val="es-ES_tradnl"/>
        </w:rPr>
      </w:pPr>
      <w:r>
        <w:rPr>
          <w:sz w:val="24"/>
          <w:szCs w:val="24"/>
          <w:lang w:val="es-ES_tradnl"/>
        </w:rPr>
        <w:t xml:space="preserve">Tanto la búsqueda sencilla de términos como la avanzada van a permitir diversas opciones de introducción del lema </w:t>
      </w:r>
      <w:r w:rsidR="00B87154">
        <w:rPr>
          <w:sz w:val="24"/>
          <w:szCs w:val="24"/>
          <w:lang w:val="es-ES_tradnl"/>
        </w:rPr>
        <w:t>que se desee consultar</w:t>
      </w:r>
      <w:r>
        <w:rPr>
          <w:sz w:val="24"/>
          <w:szCs w:val="24"/>
          <w:lang w:val="es-ES_tradnl"/>
        </w:rPr>
        <w:t xml:space="preserve">. </w:t>
      </w:r>
      <w:r w:rsidR="002C649F">
        <w:rPr>
          <w:sz w:val="24"/>
          <w:szCs w:val="24"/>
          <w:lang w:val="es-ES_tradnl"/>
        </w:rPr>
        <w:t>En este sentido</w:t>
      </w:r>
      <w:r>
        <w:rPr>
          <w:sz w:val="24"/>
          <w:szCs w:val="24"/>
          <w:lang w:val="es-ES_tradnl"/>
        </w:rPr>
        <w:t>, se podrán introducir palabras completas, voces truncadas, secuencias, etc.</w:t>
      </w:r>
      <w:r w:rsidR="00665AE1">
        <w:rPr>
          <w:sz w:val="24"/>
          <w:szCs w:val="24"/>
          <w:lang w:val="es-ES_tradnl"/>
        </w:rPr>
        <w:t xml:space="preserve">, en base a unas normas de introducción similares a </w:t>
      </w:r>
      <w:r w:rsidR="007A4D96">
        <w:rPr>
          <w:sz w:val="24"/>
          <w:szCs w:val="24"/>
          <w:lang w:val="es-ES_tradnl"/>
        </w:rPr>
        <w:t xml:space="preserve">las ya </w:t>
      </w:r>
      <w:r w:rsidR="00665AE1">
        <w:rPr>
          <w:sz w:val="24"/>
          <w:szCs w:val="24"/>
          <w:lang w:val="es-ES_tradnl"/>
        </w:rPr>
        <w:t>presentes en el CODOLCAT.</w:t>
      </w:r>
    </w:p>
    <w:p w14:paraId="428BEE79" w14:textId="0B316520" w:rsidR="00CF22C0" w:rsidRPr="004538A3" w:rsidRDefault="004600A3" w:rsidP="00E9237B">
      <w:pPr>
        <w:spacing w:before="200" w:after="200" w:line="276" w:lineRule="auto"/>
        <w:contextualSpacing/>
        <w:rPr>
          <w:sz w:val="24"/>
          <w:szCs w:val="24"/>
          <w:lang w:val="es-ES_tradnl"/>
        </w:rPr>
      </w:pPr>
      <w:r>
        <w:rPr>
          <w:sz w:val="24"/>
          <w:szCs w:val="24"/>
          <w:lang w:val="es-ES_tradnl"/>
        </w:rPr>
        <w:tab/>
      </w:r>
      <w:r w:rsidR="003D33DB">
        <w:rPr>
          <w:sz w:val="24"/>
          <w:szCs w:val="24"/>
          <w:lang w:val="es-ES_tradnl"/>
        </w:rPr>
        <w:t>F</w:t>
      </w:r>
      <w:r w:rsidR="00CF22C0" w:rsidRPr="004538A3">
        <w:rPr>
          <w:sz w:val="24"/>
          <w:szCs w:val="24"/>
          <w:lang w:val="es-ES_tradnl"/>
        </w:rPr>
        <w:t xml:space="preserve">inalmente, </w:t>
      </w:r>
      <w:r w:rsidR="008022BB" w:rsidRPr="004538A3">
        <w:rPr>
          <w:sz w:val="24"/>
          <w:szCs w:val="24"/>
          <w:lang w:val="es-ES_tradnl"/>
        </w:rPr>
        <w:t>est</w:t>
      </w:r>
      <w:r w:rsidR="007A4D96">
        <w:rPr>
          <w:sz w:val="24"/>
          <w:szCs w:val="24"/>
          <w:lang w:val="es-ES_tradnl"/>
        </w:rPr>
        <w:t>a</w:t>
      </w:r>
      <w:r w:rsidR="008022BB" w:rsidRPr="004538A3">
        <w:rPr>
          <w:sz w:val="24"/>
          <w:szCs w:val="24"/>
          <w:lang w:val="es-ES_tradnl"/>
        </w:rPr>
        <w:t xml:space="preserve"> será</w:t>
      </w:r>
      <w:r w:rsidR="00CF22C0" w:rsidRPr="004538A3">
        <w:rPr>
          <w:sz w:val="24"/>
          <w:szCs w:val="24"/>
          <w:lang w:val="es-ES_tradnl"/>
        </w:rPr>
        <w:t xml:space="preserve"> la visualización del resultado de la búsqueda, aunque </w:t>
      </w:r>
      <w:r w:rsidR="007A4D96">
        <w:rPr>
          <w:sz w:val="24"/>
          <w:szCs w:val="24"/>
          <w:lang w:val="es-ES_tradnl"/>
        </w:rPr>
        <w:t>se debe</w:t>
      </w:r>
      <w:r w:rsidR="007A4D96" w:rsidRPr="004538A3">
        <w:rPr>
          <w:sz w:val="24"/>
          <w:szCs w:val="24"/>
          <w:lang w:val="es-ES_tradnl"/>
        </w:rPr>
        <w:t xml:space="preserve"> </w:t>
      </w:r>
      <w:r w:rsidR="00CF22C0" w:rsidRPr="004538A3">
        <w:rPr>
          <w:sz w:val="24"/>
          <w:szCs w:val="24"/>
          <w:lang w:val="es-ES_tradnl"/>
        </w:rPr>
        <w:t xml:space="preserve">destacar que lo que </w:t>
      </w:r>
      <w:r w:rsidR="008022BB" w:rsidRPr="004538A3">
        <w:rPr>
          <w:sz w:val="24"/>
          <w:szCs w:val="24"/>
          <w:lang w:val="es-ES_tradnl"/>
        </w:rPr>
        <w:t>muestra la imagen</w:t>
      </w:r>
      <w:r w:rsidR="00CF22C0" w:rsidRPr="004538A3">
        <w:rPr>
          <w:sz w:val="24"/>
          <w:szCs w:val="24"/>
          <w:lang w:val="es-ES_tradnl"/>
        </w:rPr>
        <w:t xml:space="preserve"> es una versión beta de la edición, es decir, que no se trata todavía de la versión definitiva que se va a publicar en </w:t>
      </w:r>
      <w:commentRangeStart w:id="6"/>
      <w:commentRangeStart w:id="7"/>
      <w:r w:rsidR="00CF22C0" w:rsidRPr="004538A3">
        <w:rPr>
          <w:sz w:val="24"/>
          <w:szCs w:val="24"/>
          <w:lang w:val="es-ES_tradnl"/>
        </w:rPr>
        <w:t>línea</w:t>
      </w:r>
      <w:commentRangeEnd w:id="6"/>
      <w:r w:rsidR="00123584">
        <w:rPr>
          <w:rStyle w:val="Refdecomentario"/>
        </w:rPr>
        <w:commentReference w:id="6"/>
      </w:r>
      <w:commentRangeEnd w:id="7"/>
      <w:r w:rsidR="00F039E9">
        <w:rPr>
          <w:rStyle w:val="Refdecomentario"/>
        </w:rPr>
        <w:commentReference w:id="7"/>
      </w:r>
      <w:r w:rsidR="00CF22C0" w:rsidRPr="004538A3">
        <w:rPr>
          <w:sz w:val="24"/>
          <w:szCs w:val="24"/>
          <w:lang w:val="es-ES_tradnl"/>
        </w:rPr>
        <w:t>.</w:t>
      </w:r>
    </w:p>
    <w:p w14:paraId="0D48613E" w14:textId="77777777" w:rsidR="008022BB" w:rsidRPr="004538A3" w:rsidRDefault="008022BB" w:rsidP="00E9237B">
      <w:pPr>
        <w:spacing w:before="200" w:after="200" w:line="276" w:lineRule="auto"/>
        <w:contextualSpacing/>
        <w:rPr>
          <w:color w:val="002060"/>
          <w:sz w:val="24"/>
          <w:szCs w:val="24"/>
          <w:lang w:val="es-ES_tradnl"/>
        </w:rPr>
      </w:pPr>
    </w:p>
    <w:p w14:paraId="6D08778D" w14:textId="27E3C239" w:rsidR="001B0D5A" w:rsidRDefault="001B0D5A" w:rsidP="00E9237B">
      <w:pPr>
        <w:spacing w:before="200" w:after="200" w:line="276" w:lineRule="auto"/>
        <w:contextualSpacing/>
        <w:rPr>
          <w:sz w:val="24"/>
          <w:szCs w:val="24"/>
          <w:lang w:val="es-ES_tradnl"/>
        </w:rPr>
      </w:pPr>
      <w:r>
        <w:rPr>
          <w:noProof/>
          <w:sz w:val="24"/>
          <w:szCs w:val="24"/>
          <w:lang w:eastAsia="ca-ES"/>
        </w:rPr>
        <w:lastRenderedPageBreak/>
        <w:drawing>
          <wp:inline distT="0" distB="0" distL="0" distR="0" wp14:anchorId="5835266A" wp14:editId="4C02F0FC">
            <wp:extent cx="5391150" cy="27051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705100"/>
                    </a:xfrm>
                    <a:prstGeom prst="rect">
                      <a:avLst/>
                    </a:prstGeom>
                    <a:noFill/>
                    <a:ln>
                      <a:noFill/>
                    </a:ln>
                  </pic:spPr>
                </pic:pic>
              </a:graphicData>
            </a:graphic>
          </wp:inline>
        </w:drawing>
      </w:r>
    </w:p>
    <w:p w14:paraId="2CC72D5D" w14:textId="1743E853" w:rsidR="008022BB" w:rsidRPr="004538A3" w:rsidRDefault="008022BB" w:rsidP="00E9237B">
      <w:pPr>
        <w:spacing w:before="200" w:after="200" w:line="276" w:lineRule="auto"/>
        <w:contextualSpacing/>
        <w:rPr>
          <w:sz w:val="24"/>
          <w:szCs w:val="24"/>
          <w:lang w:val="es-ES_tradnl"/>
        </w:rPr>
      </w:pPr>
    </w:p>
    <w:p w14:paraId="70241835" w14:textId="77777777" w:rsidR="00CF22C0" w:rsidRPr="004538A3" w:rsidRDefault="00CF22C0" w:rsidP="00E9237B">
      <w:pPr>
        <w:spacing w:before="200" w:after="200" w:line="276" w:lineRule="auto"/>
        <w:contextualSpacing/>
        <w:rPr>
          <w:sz w:val="24"/>
          <w:szCs w:val="24"/>
          <w:lang w:val="es-ES_tradnl"/>
        </w:rPr>
      </w:pPr>
    </w:p>
    <w:p w14:paraId="33C197C6" w14:textId="77777777" w:rsidR="00CF22C0" w:rsidRPr="004538A3" w:rsidRDefault="00CF22C0" w:rsidP="00E9237B">
      <w:pPr>
        <w:spacing w:before="200" w:after="200" w:line="276" w:lineRule="auto"/>
        <w:contextualSpacing/>
        <w:rPr>
          <w:b/>
          <w:sz w:val="24"/>
          <w:szCs w:val="24"/>
          <w:lang w:val="es-ES_tradnl"/>
        </w:rPr>
      </w:pPr>
      <w:r w:rsidRPr="004538A3">
        <w:rPr>
          <w:b/>
          <w:sz w:val="24"/>
          <w:szCs w:val="24"/>
          <w:lang w:val="es-ES_tradnl"/>
        </w:rPr>
        <w:t>Perspectivas de futuro</w:t>
      </w:r>
    </w:p>
    <w:p w14:paraId="24E85DC6" w14:textId="77777777" w:rsidR="00CF22C0" w:rsidRPr="004538A3" w:rsidRDefault="007825A8" w:rsidP="00E9237B">
      <w:pPr>
        <w:spacing w:before="200" w:after="200" w:line="276" w:lineRule="auto"/>
        <w:contextualSpacing/>
        <w:rPr>
          <w:sz w:val="24"/>
          <w:szCs w:val="24"/>
          <w:lang w:val="es-ES_tradnl"/>
        </w:rPr>
      </w:pPr>
      <w:r w:rsidRPr="004538A3">
        <w:rPr>
          <w:sz w:val="24"/>
          <w:szCs w:val="24"/>
          <w:lang w:val="es-ES_tradnl"/>
        </w:rPr>
        <w:t>Para concluir, querríamos apuntar algunas de las</w:t>
      </w:r>
      <w:r w:rsidR="00CF22C0" w:rsidRPr="004538A3">
        <w:rPr>
          <w:sz w:val="24"/>
          <w:szCs w:val="24"/>
          <w:lang w:val="es-ES_tradnl"/>
        </w:rPr>
        <w:t xml:space="preserve"> perspectivas de futuro</w:t>
      </w:r>
      <w:r w:rsidRPr="004538A3">
        <w:rPr>
          <w:sz w:val="24"/>
          <w:szCs w:val="24"/>
          <w:lang w:val="es-ES_tradnl"/>
        </w:rPr>
        <w:t xml:space="preserve"> del grupo</w:t>
      </w:r>
      <w:r w:rsidR="00CF22C0" w:rsidRPr="004538A3">
        <w:rPr>
          <w:sz w:val="24"/>
          <w:szCs w:val="24"/>
          <w:lang w:val="es-ES_tradnl"/>
        </w:rPr>
        <w:t>, como son, por ejemplo, la conexión de la edición d</w:t>
      </w:r>
      <w:r w:rsidR="00890B76">
        <w:rPr>
          <w:sz w:val="24"/>
          <w:szCs w:val="24"/>
          <w:lang w:val="es-ES_tradnl"/>
        </w:rPr>
        <w:t>igital del GMLC con el CODOLCAT</w:t>
      </w:r>
      <w:r w:rsidR="00CF22C0" w:rsidRPr="004538A3">
        <w:rPr>
          <w:sz w:val="24"/>
          <w:szCs w:val="24"/>
          <w:lang w:val="es-ES_tradnl"/>
        </w:rPr>
        <w:t>.</w:t>
      </w:r>
    </w:p>
    <w:p w14:paraId="01623C6A" w14:textId="77777777" w:rsidR="00CF22C0" w:rsidRPr="004538A3" w:rsidRDefault="00925A24" w:rsidP="00E9237B">
      <w:pPr>
        <w:spacing w:before="200" w:after="200" w:line="276" w:lineRule="auto"/>
        <w:contextualSpacing/>
        <w:rPr>
          <w:sz w:val="24"/>
          <w:szCs w:val="24"/>
          <w:lang w:val="es-ES_tradnl"/>
        </w:rPr>
      </w:pPr>
      <w:r>
        <w:rPr>
          <w:sz w:val="24"/>
          <w:szCs w:val="24"/>
          <w:lang w:val="es-ES_tradnl"/>
        </w:rPr>
        <w:tab/>
      </w:r>
      <w:r w:rsidR="00CF22C0" w:rsidRPr="004538A3">
        <w:rPr>
          <w:sz w:val="24"/>
          <w:szCs w:val="24"/>
          <w:lang w:val="es-ES_tradnl"/>
        </w:rPr>
        <w:t xml:space="preserve">Por otro lado, esperamos poder ofrecer cada una de las </w:t>
      </w:r>
      <w:r w:rsidR="00BE4ED7">
        <w:rPr>
          <w:sz w:val="24"/>
          <w:szCs w:val="24"/>
          <w:lang w:val="es-ES_tradnl"/>
        </w:rPr>
        <w:t>entradas</w:t>
      </w:r>
      <w:r w:rsidR="00CF22C0" w:rsidRPr="004538A3">
        <w:rPr>
          <w:sz w:val="24"/>
          <w:szCs w:val="24"/>
          <w:lang w:val="es-ES_tradnl"/>
        </w:rPr>
        <w:t xml:space="preserve"> también en formato .</w:t>
      </w:r>
      <w:proofErr w:type="spellStart"/>
      <w:r w:rsidR="00CF22C0" w:rsidRPr="004538A3">
        <w:rPr>
          <w:sz w:val="24"/>
          <w:szCs w:val="24"/>
          <w:lang w:val="es-ES_tradnl"/>
        </w:rPr>
        <w:t>pdf</w:t>
      </w:r>
      <w:proofErr w:type="spellEnd"/>
      <w:r w:rsidR="00CF22C0" w:rsidRPr="004538A3">
        <w:rPr>
          <w:sz w:val="24"/>
          <w:szCs w:val="24"/>
          <w:lang w:val="es-ES_tradnl"/>
        </w:rPr>
        <w:t xml:space="preserve">, para que el usuario </w:t>
      </w:r>
      <w:r w:rsidR="007825A8" w:rsidRPr="004538A3">
        <w:rPr>
          <w:sz w:val="24"/>
          <w:szCs w:val="24"/>
          <w:lang w:val="es-ES_tradnl"/>
        </w:rPr>
        <w:t xml:space="preserve">tenga a su disposición una </w:t>
      </w:r>
      <w:r w:rsidR="00CF22C0" w:rsidRPr="004538A3">
        <w:rPr>
          <w:sz w:val="24"/>
          <w:szCs w:val="24"/>
          <w:lang w:val="es-ES_tradnl"/>
        </w:rPr>
        <w:t>visualización más próxima a la versión en papel</w:t>
      </w:r>
      <w:r w:rsidR="008A3F9D">
        <w:rPr>
          <w:sz w:val="24"/>
          <w:szCs w:val="24"/>
          <w:lang w:val="es-ES_tradnl"/>
        </w:rPr>
        <w:t xml:space="preserve">, satisfaciendo así las necesidades y demandas de todos los públicos a los cuales se dirige la edición electrónica </w:t>
      </w:r>
      <w:r w:rsidR="00890B76">
        <w:rPr>
          <w:sz w:val="24"/>
          <w:szCs w:val="24"/>
          <w:lang w:val="es-ES_tradnl"/>
        </w:rPr>
        <w:t>de nuestra obra lexicográfica</w:t>
      </w:r>
      <w:r w:rsidR="00CF22C0" w:rsidRPr="004538A3">
        <w:rPr>
          <w:sz w:val="24"/>
          <w:szCs w:val="24"/>
          <w:lang w:val="es-ES_tradnl"/>
        </w:rPr>
        <w:t>.</w:t>
      </w:r>
    </w:p>
    <w:p w14:paraId="30B46CED" w14:textId="77777777" w:rsidR="00CF22C0" w:rsidRPr="004538A3" w:rsidRDefault="007D1543" w:rsidP="00E9237B">
      <w:pPr>
        <w:spacing w:before="200" w:after="200" w:line="276" w:lineRule="auto"/>
        <w:contextualSpacing/>
        <w:rPr>
          <w:sz w:val="24"/>
          <w:szCs w:val="24"/>
          <w:lang w:val="es-ES_tradnl"/>
        </w:rPr>
      </w:pPr>
      <w:r>
        <w:rPr>
          <w:sz w:val="24"/>
          <w:szCs w:val="24"/>
          <w:lang w:val="es-ES_tradnl"/>
        </w:rPr>
        <w:tab/>
      </w:r>
      <w:r w:rsidR="007825A8" w:rsidRPr="004538A3">
        <w:rPr>
          <w:sz w:val="24"/>
          <w:szCs w:val="24"/>
          <w:lang w:val="es-ES_tradnl"/>
        </w:rPr>
        <w:t xml:space="preserve">En otro sentido, la intención del equipo del GMLC es llegar a conectar </w:t>
      </w:r>
      <w:r w:rsidR="007569A5">
        <w:rPr>
          <w:sz w:val="24"/>
          <w:szCs w:val="24"/>
          <w:lang w:val="es-ES_tradnl"/>
        </w:rPr>
        <w:t>l</w:t>
      </w:r>
      <w:r w:rsidR="00CF22C0" w:rsidRPr="004538A3">
        <w:rPr>
          <w:sz w:val="24"/>
          <w:szCs w:val="24"/>
          <w:lang w:val="es-ES_tradnl"/>
        </w:rPr>
        <w:t xml:space="preserve">a edición </w:t>
      </w:r>
      <w:r w:rsidR="007825A8" w:rsidRPr="004538A3">
        <w:rPr>
          <w:sz w:val="24"/>
          <w:szCs w:val="24"/>
          <w:lang w:val="es-ES_tradnl"/>
        </w:rPr>
        <w:t>digital con otros diccionarios u</w:t>
      </w:r>
      <w:r w:rsidR="00CF22C0" w:rsidRPr="004538A3">
        <w:rPr>
          <w:sz w:val="24"/>
          <w:szCs w:val="24"/>
          <w:lang w:val="es-ES_tradnl"/>
        </w:rPr>
        <w:t xml:space="preserve"> obras de referencia en línea, como por ejemplo el Du </w:t>
      </w:r>
      <w:proofErr w:type="spellStart"/>
      <w:r w:rsidR="00CF22C0" w:rsidRPr="004538A3">
        <w:rPr>
          <w:sz w:val="24"/>
          <w:szCs w:val="24"/>
          <w:lang w:val="es-ES_tradnl"/>
        </w:rPr>
        <w:t>Cange</w:t>
      </w:r>
      <w:proofErr w:type="spellEnd"/>
      <w:r w:rsidR="00CF22C0" w:rsidRPr="004538A3">
        <w:rPr>
          <w:sz w:val="24"/>
          <w:szCs w:val="24"/>
          <w:lang w:val="es-ES_tradnl"/>
        </w:rPr>
        <w:t xml:space="preserve"> o el </w:t>
      </w:r>
      <w:r w:rsidR="00CF22C0" w:rsidRPr="0030172F">
        <w:rPr>
          <w:i/>
          <w:sz w:val="24"/>
          <w:szCs w:val="24"/>
          <w:lang w:val="es-ES_tradnl"/>
        </w:rPr>
        <w:t>Diccionario griego-español</w:t>
      </w:r>
      <w:r w:rsidR="00CF22C0" w:rsidRPr="004538A3">
        <w:rPr>
          <w:sz w:val="24"/>
          <w:szCs w:val="24"/>
          <w:lang w:val="es-ES_tradnl"/>
        </w:rPr>
        <w:t xml:space="preserve">, de manera que </w:t>
      </w:r>
      <w:r w:rsidR="00A172B7">
        <w:rPr>
          <w:sz w:val="24"/>
          <w:szCs w:val="24"/>
          <w:lang w:val="es-ES_tradnl"/>
        </w:rPr>
        <w:t xml:space="preserve">cada vez que alguna de estas obras sea citada en el GMLC </w:t>
      </w:r>
      <w:r w:rsidR="00CF22C0" w:rsidRPr="004538A3">
        <w:rPr>
          <w:sz w:val="24"/>
          <w:szCs w:val="24"/>
          <w:lang w:val="es-ES_tradnl"/>
        </w:rPr>
        <w:t>se pueda acceder al portal web correspondiente</w:t>
      </w:r>
      <w:r w:rsidR="00A172B7">
        <w:rPr>
          <w:sz w:val="24"/>
          <w:szCs w:val="24"/>
          <w:lang w:val="es-ES_tradnl"/>
        </w:rPr>
        <w:t xml:space="preserve"> </w:t>
      </w:r>
      <w:r w:rsidR="00A172B7" w:rsidRPr="004538A3">
        <w:rPr>
          <w:sz w:val="24"/>
          <w:szCs w:val="24"/>
          <w:lang w:val="es-ES_tradnl"/>
        </w:rPr>
        <w:t xml:space="preserve">a través de un solo </w:t>
      </w:r>
      <w:proofErr w:type="spellStart"/>
      <w:r w:rsidR="00A172B7" w:rsidRPr="004538A3">
        <w:rPr>
          <w:i/>
          <w:sz w:val="24"/>
          <w:szCs w:val="24"/>
          <w:lang w:val="es-ES_tradnl"/>
        </w:rPr>
        <w:t>click</w:t>
      </w:r>
      <w:proofErr w:type="spellEnd"/>
      <w:r w:rsidR="00CF22C0" w:rsidRPr="004538A3">
        <w:rPr>
          <w:sz w:val="24"/>
          <w:szCs w:val="24"/>
          <w:lang w:val="es-ES_tradnl"/>
        </w:rPr>
        <w:t>.</w:t>
      </w:r>
    </w:p>
    <w:p w14:paraId="14C37F57" w14:textId="77777777" w:rsidR="00CF22C0" w:rsidRPr="004538A3" w:rsidRDefault="007D1543" w:rsidP="00E9237B">
      <w:pPr>
        <w:spacing w:before="200" w:after="200" w:line="276" w:lineRule="auto"/>
        <w:contextualSpacing/>
        <w:rPr>
          <w:sz w:val="24"/>
          <w:szCs w:val="24"/>
          <w:lang w:val="es-ES_tradnl"/>
        </w:rPr>
      </w:pPr>
      <w:r>
        <w:rPr>
          <w:sz w:val="24"/>
          <w:szCs w:val="24"/>
          <w:lang w:val="es-ES_tradnl"/>
        </w:rPr>
        <w:tab/>
      </w:r>
      <w:r w:rsidR="00F53766" w:rsidRPr="004538A3">
        <w:rPr>
          <w:sz w:val="24"/>
          <w:szCs w:val="24"/>
          <w:lang w:val="es-ES_tradnl"/>
        </w:rPr>
        <w:t>Final</w:t>
      </w:r>
      <w:r w:rsidR="00CF22C0" w:rsidRPr="004538A3">
        <w:rPr>
          <w:sz w:val="24"/>
          <w:szCs w:val="24"/>
          <w:lang w:val="es-ES_tradnl"/>
        </w:rPr>
        <w:t xml:space="preserve">mente, </w:t>
      </w:r>
      <w:r w:rsidR="00F53766" w:rsidRPr="004538A3">
        <w:rPr>
          <w:sz w:val="24"/>
          <w:szCs w:val="24"/>
          <w:lang w:val="es-ES_tradnl"/>
        </w:rPr>
        <w:t xml:space="preserve">y como es lógico, el principal </w:t>
      </w:r>
      <w:r w:rsidR="00CF22C0" w:rsidRPr="004538A3">
        <w:rPr>
          <w:sz w:val="24"/>
          <w:szCs w:val="24"/>
          <w:lang w:val="es-ES_tradnl"/>
        </w:rPr>
        <w:t xml:space="preserve">objetivo a largo plazo </w:t>
      </w:r>
      <w:r w:rsidR="00F53766" w:rsidRPr="004538A3">
        <w:rPr>
          <w:sz w:val="24"/>
          <w:szCs w:val="24"/>
          <w:lang w:val="es-ES_tradnl"/>
        </w:rPr>
        <w:t xml:space="preserve">del equipo </w:t>
      </w:r>
      <w:r w:rsidR="00CF22C0" w:rsidRPr="004538A3">
        <w:rPr>
          <w:sz w:val="24"/>
          <w:szCs w:val="24"/>
          <w:lang w:val="es-ES_tradnl"/>
        </w:rPr>
        <w:t xml:space="preserve">es poder ofrecer la publicación </w:t>
      </w:r>
      <w:r w:rsidR="00F53766" w:rsidRPr="004538A3">
        <w:rPr>
          <w:sz w:val="24"/>
          <w:szCs w:val="24"/>
          <w:lang w:val="es-ES_tradnl"/>
        </w:rPr>
        <w:t xml:space="preserve">en línea </w:t>
      </w:r>
      <w:r w:rsidR="00CF22C0" w:rsidRPr="004538A3">
        <w:rPr>
          <w:sz w:val="24"/>
          <w:szCs w:val="24"/>
          <w:lang w:val="es-ES_tradnl"/>
        </w:rPr>
        <w:t xml:space="preserve">íntegra del GMLC, tanto de los fascículos ya publicados en </w:t>
      </w:r>
      <w:r w:rsidR="00F53766" w:rsidRPr="004538A3">
        <w:rPr>
          <w:sz w:val="24"/>
          <w:szCs w:val="24"/>
          <w:lang w:val="es-ES_tradnl"/>
        </w:rPr>
        <w:t xml:space="preserve">versión </w:t>
      </w:r>
      <w:r w:rsidR="00CF22C0" w:rsidRPr="004538A3">
        <w:rPr>
          <w:sz w:val="24"/>
          <w:szCs w:val="24"/>
          <w:lang w:val="es-ES_tradnl"/>
        </w:rPr>
        <w:t>papel como de las letras restantes</w:t>
      </w:r>
      <w:r w:rsidR="00F53766" w:rsidRPr="004538A3">
        <w:rPr>
          <w:sz w:val="24"/>
          <w:szCs w:val="24"/>
          <w:lang w:val="es-ES_tradnl"/>
        </w:rPr>
        <w:t xml:space="preserve"> que todavía no han salido a la luz</w:t>
      </w:r>
      <w:r w:rsidR="00CF22C0" w:rsidRPr="004538A3">
        <w:rPr>
          <w:sz w:val="24"/>
          <w:szCs w:val="24"/>
          <w:lang w:val="es-ES_tradnl"/>
        </w:rPr>
        <w:t>.</w:t>
      </w:r>
      <w:r w:rsidR="00826D1A">
        <w:rPr>
          <w:sz w:val="24"/>
          <w:szCs w:val="24"/>
          <w:lang w:val="es-ES_tradnl"/>
        </w:rPr>
        <w:t xml:space="preserve"> Así, y paralelamente a la labor de alimentación del CODOLCAT, el grupo se reafirma en su voluntad de ofrecer una herramienta de consulta fácilmente accesible a todo el público interesado que contribuya</w:t>
      </w:r>
      <w:r w:rsidR="009D7F96">
        <w:rPr>
          <w:sz w:val="24"/>
          <w:szCs w:val="24"/>
          <w:lang w:val="es-ES_tradnl"/>
        </w:rPr>
        <w:t>,</w:t>
      </w:r>
      <w:r w:rsidR="00826D1A">
        <w:rPr>
          <w:sz w:val="24"/>
          <w:szCs w:val="24"/>
          <w:lang w:val="es-ES_tradnl"/>
        </w:rPr>
        <w:t xml:space="preserve"> </w:t>
      </w:r>
      <w:r w:rsidR="0084766E">
        <w:rPr>
          <w:sz w:val="24"/>
          <w:szCs w:val="24"/>
          <w:lang w:val="es-ES_tradnl"/>
        </w:rPr>
        <w:t>en última instancia</w:t>
      </w:r>
      <w:r w:rsidR="009D7F96">
        <w:rPr>
          <w:sz w:val="24"/>
          <w:szCs w:val="24"/>
          <w:lang w:val="es-ES_tradnl"/>
        </w:rPr>
        <w:t>,</w:t>
      </w:r>
      <w:r w:rsidR="0084766E">
        <w:rPr>
          <w:sz w:val="24"/>
          <w:szCs w:val="24"/>
          <w:lang w:val="es-ES_tradnl"/>
        </w:rPr>
        <w:t xml:space="preserve"> a un mejor conocimiento de la Alta Edad M</w:t>
      </w:r>
      <w:r w:rsidR="00826D1A">
        <w:rPr>
          <w:sz w:val="24"/>
          <w:szCs w:val="24"/>
          <w:lang w:val="es-ES_tradnl"/>
        </w:rPr>
        <w:t>edia en los territorios del dominio lingüístico del catal</w:t>
      </w:r>
      <w:r w:rsidR="0084766E">
        <w:rPr>
          <w:sz w:val="24"/>
          <w:szCs w:val="24"/>
          <w:lang w:val="es-ES_tradnl"/>
        </w:rPr>
        <w:t>án</w:t>
      </w:r>
      <w:r w:rsidR="00826D1A">
        <w:rPr>
          <w:sz w:val="24"/>
          <w:szCs w:val="24"/>
          <w:lang w:val="es-ES_tradnl"/>
        </w:rPr>
        <w:t xml:space="preserve">. </w:t>
      </w:r>
    </w:p>
    <w:p w14:paraId="2AF8F746" w14:textId="77777777" w:rsidR="00CF22C0" w:rsidRPr="004538A3" w:rsidRDefault="00CF22C0" w:rsidP="00E9237B">
      <w:pPr>
        <w:spacing w:before="200" w:after="200" w:line="276" w:lineRule="auto"/>
        <w:contextualSpacing/>
        <w:rPr>
          <w:b/>
          <w:sz w:val="24"/>
          <w:szCs w:val="24"/>
          <w:lang w:val="es-ES_tradnl"/>
        </w:rPr>
      </w:pPr>
    </w:p>
    <w:p w14:paraId="2C32FF47" w14:textId="77777777" w:rsidR="00CF22C0" w:rsidRPr="004538A3" w:rsidRDefault="00CF22C0" w:rsidP="00E9237B">
      <w:pPr>
        <w:spacing w:before="200" w:after="200" w:line="276" w:lineRule="auto"/>
        <w:contextualSpacing/>
        <w:rPr>
          <w:sz w:val="24"/>
          <w:szCs w:val="24"/>
          <w:lang w:val="es-ES_tradnl"/>
        </w:rPr>
      </w:pPr>
    </w:p>
    <w:p w14:paraId="3B780386" w14:textId="77777777" w:rsidR="00D04E2F" w:rsidRPr="004538A3" w:rsidRDefault="00D04E2F" w:rsidP="00E9237B">
      <w:pPr>
        <w:spacing w:before="200" w:after="200" w:line="276" w:lineRule="auto"/>
        <w:contextualSpacing/>
        <w:rPr>
          <w:sz w:val="24"/>
          <w:szCs w:val="24"/>
        </w:rPr>
      </w:pPr>
    </w:p>
    <w:sectPr w:rsidR="00D04E2F" w:rsidRPr="004538A3" w:rsidSect="005D0E86">
      <w:footerReference w:type="even" r:id="rId25"/>
      <w:footerReference w:type="default" r:id="rId26"/>
      <w:pgSz w:w="11900" w:h="16840"/>
      <w:pgMar w:top="1418" w:right="1701" w:bottom="1418" w:left="1701" w:header="709" w:footer="709"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usanna" w:date="2014-03-12T11:19:00Z" w:initials="S">
    <w:p w14:paraId="4E703DCC" w14:textId="6B8073D8" w:rsidR="00123584" w:rsidRDefault="00123584">
      <w:pPr>
        <w:pStyle w:val="Textocomentario"/>
      </w:pPr>
      <w:r>
        <w:rPr>
          <w:rStyle w:val="Refdecomentario"/>
        </w:rPr>
        <w:annotationRef/>
      </w:r>
      <w:r>
        <w:t>Caldria posar les referències web a tot això??</w:t>
      </w:r>
    </w:p>
  </w:comment>
  <w:comment w:id="1" w:author="Marta" w:date="2014-03-16T10:17:00Z" w:initials="M">
    <w:p w14:paraId="7A2A3C03" w14:textId="269A040C" w:rsidR="00E96AB8" w:rsidRDefault="00E96AB8">
      <w:pPr>
        <w:pStyle w:val="Textocomentario"/>
      </w:pPr>
      <w:r>
        <w:rPr>
          <w:rStyle w:val="Refdecomentario"/>
        </w:rPr>
        <w:annotationRef/>
      </w:r>
      <w:r>
        <w:t xml:space="preserve">He afegit els enllaços, però em fa l’efecte que </w:t>
      </w:r>
      <w:r w:rsidR="005828CB">
        <w:t xml:space="preserve">potser </w:t>
      </w:r>
      <w:r w:rsidR="0006647C">
        <w:t>queda molt recarregat</w:t>
      </w:r>
      <w:r>
        <w:t>.</w:t>
      </w:r>
    </w:p>
  </w:comment>
  <w:comment w:id="6" w:author="Susanna" w:date="2014-03-12T11:32:00Z" w:initials="S">
    <w:p w14:paraId="40BBAF46" w14:textId="027F3B6C" w:rsidR="00123584" w:rsidRDefault="00123584">
      <w:pPr>
        <w:pStyle w:val="Textocomentario"/>
      </w:pPr>
      <w:r>
        <w:rPr>
          <w:rStyle w:val="Refdecomentario"/>
        </w:rPr>
        <w:annotationRef/>
      </w:r>
      <w:r>
        <w:t xml:space="preserve">Aquesta té la </w:t>
      </w:r>
      <w:proofErr w:type="spellStart"/>
      <w:r>
        <w:t>css</w:t>
      </w:r>
      <w:proofErr w:type="spellEnd"/>
      <w:r>
        <w:t xml:space="preserve"> antiga! </w:t>
      </w:r>
      <w:proofErr w:type="spellStart"/>
      <w:r>
        <w:t>t¡he</w:t>
      </w:r>
      <w:proofErr w:type="spellEnd"/>
      <w:r>
        <w:t xml:space="preserve"> canviat la imatge anterior, però clar, </w:t>
      </w:r>
      <w:r w:rsidR="00EA36FB">
        <w:t xml:space="preserve">ara es diferent a aquesta... </w:t>
      </w:r>
      <w:r w:rsidR="00EA36FB">
        <w:sym w:font="Wingdings" w:char="F04C"/>
      </w:r>
    </w:p>
  </w:comment>
  <w:comment w:id="7" w:author="Marta" w:date="2014-03-16T10:21:00Z" w:initials="M">
    <w:p w14:paraId="6C64E835" w14:textId="7F848AE6" w:rsidR="00F039E9" w:rsidRDefault="00F039E9">
      <w:pPr>
        <w:pStyle w:val="Textocomentario"/>
      </w:pPr>
      <w:r>
        <w:rPr>
          <w:rStyle w:val="Refdecomentario"/>
        </w:rPr>
        <w:annotationRef/>
      </w:r>
      <w:r>
        <w:t xml:space="preserve">Què val més la pena, oferir les imatges de la versió més recent o mantenir les que es van mostrar al </w:t>
      </w:r>
      <w:proofErr w:type="spellStart"/>
      <w:r>
        <w:t>Power</w:t>
      </w:r>
      <w:proofErr w:type="spellEnd"/>
      <w:r>
        <w:t xml:space="preserve"> </w:t>
      </w:r>
      <w:proofErr w:type="spellStart"/>
      <w:r>
        <w:t>Point</w:t>
      </w:r>
      <w:proofErr w:type="spellEnd"/>
      <w:r>
        <w:t>?</w:t>
      </w:r>
      <w:r w:rsidR="000802B8">
        <w:t xml:space="preserve"> La Susanna creu que és millor posar les </w:t>
      </w:r>
      <w:bookmarkStart w:id="8" w:name="_GoBack"/>
      <w:bookmarkEnd w:id="8"/>
      <w:r w:rsidR="000802B8">
        <w:t>noves , però em comenta que me les hauria de proporcionar el Pere.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3FD9EC" w14:textId="77777777" w:rsidR="00F270A0" w:rsidRDefault="00F270A0">
      <w:r>
        <w:separator/>
      </w:r>
    </w:p>
  </w:endnote>
  <w:endnote w:type="continuationSeparator" w:id="0">
    <w:p w14:paraId="1C7AE859" w14:textId="77777777" w:rsidR="00F270A0" w:rsidRDefault="00F270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Lucida Grande">
    <w:altName w:val="Arial"/>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04CE9E" w14:textId="77777777" w:rsidR="00123584" w:rsidRDefault="00123584" w:rsidP="005D0E86">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C776D92" w14:textId="77777777" w:rsidR="00123584" w:rsidRDefault="00123584" w:rsidP="005D0E86">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DED6E1" w14:textId="77777777" w:rsidR="00123584" w:rsidRDefault="00123584" w:rsidP="005D0E86">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802B8">
      <w:rPr>
        <w:rStyle w:val="Nmerodepgina"/>
        <w:noProof/>
      </w:rPr>
      <w:t>7</w:t>
    </w:r>
    <w:r>
      <w:rPr>
        <w:rStyle w:val="Nmerodepgina"/>
      </w:rPr>
      <w:fldChar w:fldCharType="end"/>
    </w:r>
  </w:p>
  <w:p w14:paraId="27E64BC2" w14:textId="77777777" w:rsidR="00123584" w:rsidRDefault="00123584" w:rsidP="005D0E86">
    <w:pPr>
      <w:pStyle w:val="Piedep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4E7B1D" w14:textId="77777777" w:rsidR="00F270A0" w:rsidRDefault="00F270A0">
      <w:r>
        <w:separator/>
      </w:r>
    </w:p>
  </w:footnote>
  <w:footnote w:type="continuationSeparator" w:id="0">
    <w:p w14:paraId="63FFDCDA" w14:textId="77777777" w:rsidR="00F270A0" w:rsidRDefault="00F270A0">
      <w:r>
        <w:continuationSeparator/>
      </w:r>
    </w:p>
  </w:footnote>
  <w:footnote w:id="1">
    <w:p w14:paraId="6AA06F26" w14:textId="0A03B160" w:rsidR="00123584" w:rsidRPr="001D551C" w:rsidRDefault="00123584">
      <w:pPr>
        <w:pStyle w:val="Textonotapie"/>
        <w:rPr>
          <w:lang w:val="es-ES_tradnl"/>
        </w:rPr>
      </w:pPr>
      <w:r w:rsidRPr="001D551C">
        <w:rPr>
          <w:rStyle w:val="Refdenotaalpie"/>
          <w:lang w:val="es-ES_tradnl"/>
        </w:rPr>
        <w:t>*</w:t>
      </w:r>
      <w:r w:rsidRPr="001D551C">
        <w:rPr>
          <w:lang w:val="es-ES_tradnl"/>
        </w:rPr>
        <w:t xml:space="preserve"> Este artículo se ha realizado en el seno del equipo del </w:t>
      </w:r>
      <w:proofErr w:type="spellStart"/>
      <w:r w:rsidRPr="001D551C">
        <w:rPr>
          <w:i/>
          <w:lang w:val="es-ES_tradnl"/>
        </w:rPr>
        <w:t>Glossarium</w:t>
      </w:r>
      <w:proofErr w:type="spellEnd"/>
      <w:r w:rsidRPr="001D551C">
        <w:rPr>
          <w:i/>
          <w:lang w:val="es-ES_tradnl"/>
        </w:rPr>
        <w:t xml:space="preserve"> </w:t>
      </w:r>
      <w:proofErr w:type="spellStart"/>
      <w:r w:rsidRPr="001D551C">
        <w:rPr>
          <w:i/>
          <w:lang w:val="es-ES_tradnl"/>
        </w:rPr>
        <w:t>Mediae</w:t>
      </w:r>
      <w:proofErr w:type="spellEnd"/>
      <w:r w:rsidRPr="001D551C">
        <w:rPr>
          <w:i/>
          <w:lang w:val="es-ES_tradnl"/>
        </w:rPr>
        <w:t xml:space="preserve"> </w:t>
      </w:r>
      <w:proofErr w:type="spellStart"/>
      <w:r w:rsidRPr="001D551C">
        <w:rPr>
          <w:i/>
          <w:lang w:val="es-ES_tradnl"/>
        </w:rPr>
        <w:t>Latinitatis</w:t>
      </w:r>
      <w:proofErr w:type="spellEnd"/>
      <w:r w:rsidRPr="001D551C">
        <w:rPr>
          <w:i/>
          <w:lang w:val="es-ES_tradnl"/>
        </w:rPr>
        <w:t xml:space="preserve"> </w:t>
      </w:r>
      <w:proofErr w:type="spellStart"/>
      <w:r w:rsidRPr="001D551C">
        <w:rPr>
          <w:i/>
          <w:lang w:val="es-ES_tradnl"/>
        </w:rPr>
        <w:t>Cataloniae</w:t>
      </w:r>
      <w:proofErr w:type="spellEnd"/>
      <w:r w:rsidRPr="00CA52D6">
        <w:rPr>
          <w:lang w:val="es-ES_tradnl"/>
        </w:rPr>
        <w:t xml:space="preserve">, beneficiario del proyecto </w:t>
      </w:r>
      <w:r>
        <w:rPr>
          <w:lang w:val="es-ES_tradnl"/>
        </w:rPr>
        <w:t>“</w:t>
      </w:r>
      <w:r w:rsidRPr="001D551C">
        <w:rPr>
          <w:lang w:val="es-ES_tradnl"/>
        </w:rPr>
        <w:t xml:space="preserve">Informatización del </w:t>
      </w:r>
      <w:proofErr w:type="spellStart"/>
      <w:r w:rsidRPr="001D551C">
        <w:rPr>
          <w:i/>
          <w:lang w:val="es-ES_tradnl"/>
        </w:rPr>
        <w:t>Glossarium</w:t>
      </w:r>
      <w:proofErr w:type="spellEnd"/>
      <w:r w:rsidRPr="001D551C">
        <w:rPr>
          <w:i/>
          <w:lang w:val="es-ES_tradnl"/>
        </w:rPr>
        <w:t xml:space="preserve"> </w:t>
      </w:r>
      <w:proofErr w:type="spellStart"/>
      <w:r w:rsidRPr="001D551C">
        <w:rPr>
          <w:i/>
          <w:lang w:val="es-ES_tradnl"/>
        </w:rPr>
        <w:t>Mediae</w:t>
      </w:r>
      <w:proofErr w:type="spellEnd"/>
      <w:r w:rsidRPr="001D551C">
        <w:rPr>
          <w:i/>
          <w:lang w:val="es-ES_tradnl"/>
        </w:rPr>
        <w:t xml:space="preserve"> </w:t>
      </w:r>
      <w:proofErr w:type="spellStart"/>
      <w:r w:rsidRPr="001D551C">
        <w:rPr>
          <w:i/>
          <w:lang w:val="es-ES_tradnl"/>
        </w:rPr>
        <w:t>Latinitatis</w:t>
      </w:r>
      <w:proofErr w:type="spellEnd"/>
      <w:r w:rsidRPr="001D551C">
        <w:rPr>
          <w:i/>
          <w:lang w:val="es-ES_tradnl"/>
        </w:rPr>
        <w:t xml:space="preserve"> </w:t>
      </w:r>
      <w:proofErr w:type="spellStart"/>
      <w:r w:rsidRPr="001D551C">
        <w:rPr>
          <w:i/>
          <w:lang w:val="es-ES_tradnl"/>
        </w:rPr>
        <w:t>Cataloniae</w:t>
      </w:r>
      <w:proofErr w:type="spellEnd"/>
      <w:r w:rsidRPr="001D551C">
        <w:rPr>
          <w:lang w:val="es-ES_tradnl"/>
        </w:rPr>
        <w:t xml:space="preserve"> (7)</w:t>
      </w:r>
      <w:r>
        <w:rPr>
          <w:lang w:val="es-ES_tradnl"/>
        </w:rPr>
        <w:t>”</w:t>
      </w:r>
      <w:r w:rsidRPr="001D551C">
        <w:rPr>
          <w:lang w:val="es-ES_tradnl"/>
        </w:rPr>
        <w:t xml:space="preserve"> (FFI20</w:t>
      </w:r>
      <w:r w:rsidRPr="00CA52D6">
        <w:rPr>
          <w:lang w:val="es-ES_tradnl"/>
        </w:rPr>
        <w:t xml:space="preserve">12-38077-C02-00), </w:t>
      </w:r>
      <w:proofErr w:type="spellStart"/>
      <w:r w:rsidRPr="00CA52D6">
        <w:rPr>
          <w:lang w:val="es-ES_tradnl"/>
        </w:rPr>
        <w:t>subproyectos</w:t>
      </w:r>
      <w:proofErr w:type="spellEnd"/>
      <w:r w:rsidRPr="00CA52D6">
        <w:rPr>
          <w:lang w:val="es-ES_tradnl"/>
        </w:rPr>
        <w:t xml:space="preserve"> </w:t>
      </w:r>
      <w:r>
        <w:rPr>
          <w:lang w:val="es-ES_tradnl"/>
        </w:rPr>
        <w:t>“</w:t>
      </w:r>
      <w:r w:rsidRPr="001D551C">
        <w:rPr>
          <w:lang w:val="es-ES_tradnl"/>
        </w:rPr>
        <w:t xml:space="preserve">Ampliación y desarrollo de la base de datos </w:t>
      </w:r>
      <w:r w:rsidRPr="001D551C">
        <w:rPr>
          <w:i/>
          <w:lang w:val="es-ES_tradnl"/>
        </w:rPr>
        <w:t xml:space="preserve">Corpus </w:t>
      </w:r>
      <w:proofErr w:type="spellStart"/>
      <w:r w:rsidRPr="001D551C">
        <w:rPr>
          <w:i/>
          <w:lang w:val="es-ES_tradnl"/>
        </w:rPr>
        <w:t>Documentale</w:t>
      </w:r>
      <w:proofErr w:type="spellEnd"/>
      <w:r w:rsidRPr="001D551C">
        <w:rPr>
          <w:i/>
          <w:lang w:val="es-ES_tradnl"/>
        </w:rPr>
        <w:t xml:space="preserve"> </w:t>
      </w:r>
      <w:proofErr w:type="spellStart"/>
      <w:r w:rsidRPr="001D551C">
        <w:rPr>
          <w:i/>
          <w:lang w:val="es-ES_tradnl"/>
        </w:rPr>
        <w:t>Latinum</w:t>
      </w:r>
      <w:proofErr w:type="spellEnd"/>
      <w:r w:rsidRPr="001D551C">
        <w:rPr>
          <w:i/>
          <w:lang w:val="es-ES_tradnl"/>
        </w:rPr>
        <w:t xml:space="preserve"> </w:t>
      </w:r>
      <w:proofErr w:type="spellStart"/>
      <w:r w:rsidRPr="001D551C">
        <w:rPr>
          <w:i/>
          <w:lang w:val="es-ES_tradnl"/>
        </w:rPr>
        <w:t>Cataloniae</w:t>
      </w:r>
      <w:proofErr w:type="spellEnd"/>
      <w:r w:rsidRPr="001D551C">
        <w:rPr>
          <w:i/>
          <w:lang w:val="es-ES_tradnl"/>
        </w:rPr>
        <w:t xml:space="preserve"> </w:t>
      </w:r>
      <w:r w:rsidRPr="001D551C">
        <w:rPr>
          <w:lang w:val="es-ES_tradnl"/>
        </w:rPr>
        <w:t>(CODOLCAT)</w:t>
      </w:r>
      <w:r>
        <w:rPr>
          <w:lang w:val="es-ES_tradnl"/>
        </w:rPr>
        <w:t>”</w:t>
      </w:r>
      <w:r w:rsidRPr="00CA52D6">
        <w:rPr>
          <w:lang w:val="es-ES_tradnl"/>
        </w:rPr>
        <w:t xml:space="preserve"> (FFI2012-38077-C02-01) y </w:t>
      </w:r>
      <w:r>
        <w:rPr>
          <w:lang w:val="es-ES_tradnl"/>
        </w:rPr>
        <w:t>“</w:t>
      </w:r>
      <w:r w:rsidRPr="001D551C">
        <w:rPr>
          <w:lang w:val="es-ES_tradnl"/>
        </w:rPr>
        <w:t xml:space="preserve">Redacción del </w:t>
      </w:r>
      <w:proofErr w:type="spellStart"/>
      <w:r w:rsidRPr="001D551C">
        <w:rPr>
          <w:i/>
          <w:lang w:val="es-ES_tradnl"/>
        </w:rPr>
        <w:t>Glossarium</w:t>
      </w:r>
      <w:proofErr w:type="spellEnd"/>
      <w:r w:rsidRPr="001D551C">
        <w:rPr>
          <w:i/>
          <w:lang w:val="es-ES_tradnl"/>
        </w:rPr>
        <w:t xml:space="preserve"> </w:t>
      </w:r>
      <w:proofErr w:type="spellStart"/>
      <w:r w:rsidRPr="001D551C">
        <w:rPr>
          <w:i/>
          <w:lang w:val="es-ES_tradnl"/>
        </w:rPr>
        <w:t>Mediae</w:t>
      </w:r>
      <w:proofErr w:type="spellEnd"/>
      <w:r w:rsidRPr="001D551C">
        <w:rPr>
          <w:i/>
          <w:lang w:val="es-ES_tradnl"/>
        </w:rPr>
        <w:t xml:space="preserve"> </w:t>
      </w:r>
      <w:proofErr w:type="spellStart"/>
      <w:r w:rsidRPr="001D551C">
        <w:rPr>
          <w:i/>
          <w:lang w:val="es-ES_tradnl"/>
        </w:rPr>
        <w:t>Latinitatis</w:t>
      </w:r>
      <w:proofErr w:type="spellEnd"/>
      <w:r w:rsidRPr="001D551C">
        <w:rPr>
          <w:i/>
          <w:lang w:val="es-ES_tradnl"/>
        </w:rPr>
        <w:t xml:space="preserve"> </w:t>
      </w:r>
      <w:proofErr w:type="spellStart"/>
      <w:r w:rsidRPr="001D551C">
        <w:rPr>
          <w:i/>
          <w:lang w:val="es-ES_tradnl"/>
        </w:rPr>
        <w:t>Cataloniae</w:t>
      </w:r>
      <w:proofErr w:type="spellEnd"/>
      <w:r w:rsidRPr="001D551C">
        <w:rPr>
          <w:lang w:val="es-ES_tradnl"/>
        </w:rPr>
        <w:t xml:space="preserve"> (GMLC)</w:t>
      </w:r>
      <w:r>
        <w:rPr>
          <w:lang w:val="es-ES_tradnl"/>
        </w:rPr>
        <w:t>”</w:t>
      </w:r>
      <w:r w:rsidRPr="001D551C">
        <w:rPr>
          <w:lang w:val="es-ES_tradnl"/>
        </w:rPr>
        <w:t xml:space="preserve"> (FFI2012-38077-C02-02), sufragados por el Ministerio de Economía y Competitividad, y beneficiario, asimismo, del reconocimiento y la financiación como Grupo de Investigación Consolidado (2009SGR705) de la Generalitat de Cataluña.</w:t>
      </w:r>
    </w:p>
  </w:footnote>
  <w:footnote w:id="2">
    <w:p w14:paraId="27D4EAC9" w14:textId="20F30C69" w:rsidR="00123584" w:rsidRPr="00D0689D" w:rsidRDefault="00123584">
      <w:pPr>
        <w:pStyle w:val="Textonotapie"/>
        <w:rPr>
          <w:lang w:val="es-ES"/>
        </w:rPr>
      </w:pPr>
      <w:r>
        <w:rPr>
          <w:rStyle w:val="Refdenotaalpie"/>
        </w:rPr>
        <w:footnoteRef/>
      </w:r>
      <w:r>
        <w:t xml:space="preserve"> </w:t>
      </w:r>
      <w:r w:rsidRPr="00CC5A19">
        <w:rPr>
          <w:lang w:val="es-ES"/>
        </w:rPr>
        <w:t>Hasta ahora se han publicado los volúmenes correspondientes a las letras A-D, F y G</w:t>
      </w:r>
      <w:r>
        <w:rPr>
          <w:lang w:val="es-ES"/>
        </w:rPr>
        <w:t xml:space="preserve"> (</w:t>
      </w:r>
      <w:proofErr w:type="spellStart"/>
      <w:r w:rsidRPr="00CC5A19">
        <w:rPr>
          <w:i/>
        </w:rPr>
        <w:t>Glossarium</w:t>
      </w:r>
      <w:proofErr w:type="spellEnd"/>
      <w:r w:rsidRPr="00CC5A19">
        <w:rPr>
          <w:i/>
        </w:rPr>
        <w:t xml:space="preserve"> </w:t>
      </w:r>
      <w:proofErr w:type="spellStart"/>
      <w:r w:rsidRPr="00CC5A19">
        <w:rPr>
          <w:i/>
        </w:rPr>
        <w:t>Mediae</w:t>
      </w:r>
      <w:proofErr w:type="spellEnd"/>
      <w:r w:rsidRPr="00CC5A19">
        <w:rPr>
          <w:i/>
        </w:rPr>
        <w:t xml:space="preserve"> </w:t>
      </w:r>
      <w:proofErr w:type="spellStart"/>
      <w:r w:rsidRPr="00CC5A19">
        <w:rPr>
          <w:i/>
        </w:rPr>
        <w:t>Latinitatis</w:t>
      </w:r>
      <w:proofErr w:type="spellEnd"/>
      <w:r w:rsidRPr="00CC5A19">
        <w:rPr>
          <w:i/>
        </w:rPr>
        <w:t xml:space="preserve"> </w:t>
      </w:r>
      <w:proofErr w:type="spellStart"/>
      <w:r w:rsidRPr="00CC5A19">
        <w:rPr>
          <w:i/>
        </w:rPr>
        <w:t>Cataloniae</w:t>
      </w:r>
      <w:proofErr w:type="spellEnd"/>
      <w:r w:rsidRPr="00CC5A19">
        <w:rPr>
          <w:i/>
        </w:rPr>
        <w:t xml:space="preserve"> </w:t>
      </w:r>
      <w:proofErr w:type="spellStart"/>
      <w:r w:rsidRPr="00CC5A19">
        <w:t>conditum</w:t>
      </w:r>
      <w:proofErr w:type="spellEnd"/>
      <w:r w:rsidRPr="00CC5A19">
        <w:t xml:space="preserve"> </w:t>
      </w:r>
      <w:proofErr w:type="spellStart"/>
      <w:r w:rsidRPr="00CC5A19">
        <w:t>ab</w:t>
      </w:r>
      <w:proofErr w:type="spellEnd"/>
      <w:r w:rsidRPr="00CC5A19">
        <w:t xml:space="preserve"> M. Bassols de Climent, </w:t>
      </w:r>
      <w:proofErr w:type="spellStart"/>
      <w:r w:rsidRPr="00CC5A19">
        <w:t>conficiendum</w:t>
      </w:r>
      <w:proofErr w:type="spellEnd"/>
      <w:r w:rsidRPr="00CC5A19">
        <w:t xml:space="preserve"> </w:t>
      </w:r>
      <w:proofErr w:type="spellStart"/>
      <w:r w:rsidRPr="00CC5A19">
        <w:t>curavit</w:t>
      </w:r>
      <w:proofErr w:type="spellEnd"/>
      <w:r w:rsidRPr="00CC5A19">
        <w:t xml:space="preserve"> </w:t>
      </w:r>
      <w:proofErr w:type="spellStart"/>
      <w:r w:rsidRPr="00CC5A19">
        <w:t>Iohannes</w:t>
      </w:r>
      <w:proofErr w:type="spellEnd"/>
      <w:r w:rsidRPr="00CC5A19">
        <w:t xml:space="preserve"> Bastardas, vol. I (A-D), </w:t>
      </w:r>
      <w:proofErr w:type="spellStart"/>
      <w:r w:rsidRPr="00CC5A19">
        <w:t>Barcinone</w:t>
      </w:r>
      <w:proofErr w:type="spellEnd"/>
      <w:r w:rsidRPr="00CC5A19">
        <w:t xml:space="preserve"> 1960-1985; </w:t>
      </w:r>
      <w:r w:rsidRPr="00CC5A19">
        <w:rPr>
          <w:smallCaps/>
        </w:rPr>
        <w:t>J</w:t>
      </w:r>
      <w:r w:rsidRPr="00CC5A19">
        <w:t xml:space="preserve">. </w:t>
      </w:r>
      <w:r w:rsidRPr="00CC5A19">
        <w:rPr>
          <w:smallCaps/>
        </w:rPr>
        <w:t xml:space="preserve">Bastardas </w:t>
      </w:r>
      <w:r w:rsidRPr="00CC5A19">
        <w:t xml:space="preserve">(dir.), </w:t>
      </w:r>
      <w:proofErr w:type="spellStart"/>
      <w:r w:rsidRPr="00CC5A19">
        <w:rPr>
          <w:rStyle w:val="nfasis"/>
        </w:rPr>
        <w:t>Glossarium</w:t>
      </w:r>
      <w:proofErr w:type="spellEnd"/>
      <w:r w:rsidRPr="00CC5A19">
        <w:rPr>
          <w:rStyle w:val="nfasis"/>
        </w:rPr>
        <w:t xml:space="preserve"> </w:t>
      </w:r>
      <w:proofErr w:type="spellStart"/>
      <w:r w:rsidRPr="00CC5A19">
        <w:rPr>
          <w:rStyle w:val="nfasis"/>
        </w:rPr>
        <w:t>Mediae</w:t>
      </w:r>
      <w:proofErr w:type="spellEnd"/>
      <w:r w:rsidRPr="00CC5A19">
        <w:rPr>
          <w:rStyle w:val="nfasis"/>
        </w:rPr>
        <w:t xml:space="preserve"> </w:t>
      </w:r>
      <w:proofErr w:type="spellStart"/>
      <w:r w:rsidRPr="00CC5A19">
        <w:rPr>
          <w:rStyle w:val="nfasis"/>
        </w:rPr>
        <w:t>Latinitatis</w:t>
      </w:r>
      <w:proofErr w:type="spellEnd"/>
      <w:r w:rsidRPr="00CC5A19">
        <w:rPr>
          <w:rStyle w:val="nfasis"/>
        </w:rPr>
        <w:t xml:space="preserve"> </w:t>
      </w:r>
      <w:proofErr w:type="spellStart"/>
      <w:r w:rsidRPr="00CC5A19">
        <w:rPr>
          <w:rStyle w:val="nfasis"/>
        </w:rPr>
        <w:t>Cataloniae</w:t>
      </w:r>
      <w:proofErr w:type="spellEnd"/>
      <w:r w:rsidRPr="00CC5A19">
        <w:t xml:space="preserve">, fasc. 11 (F) </w:t>
      </w:r>
      <w:r>
        <w:t>y</w:t>
      </w:r>
      <w:r w:rsidRPr="00CC5A19">
        <w:t xml:space="preserve"> fasc. 12 (G), Barcelona: CSIC, 2001 </w:t>
      </w:r>
      <w:r>
        <w:t>y</w:t>
      </w:r>
      <w:r w:rsidRPr="00CC5A19">
        <w:t xml:space="preserve"> 2006</w:t>
      </w:r>
      <w:r>
        <w:t xml:space="preserve">, </w:t>
      </w:r>
      <w:proofErr w:type="spellStart"/>
      <w:r>
        <w:t>respectivamente</w:t>
      </w:r>
      <w:proofErr w:type="spellEnd"/>
      <w:r>
        <w:t>)</w:t>
      </w:r>
      <w:r w:rsidRPr="00CC5A19">
        <w:t xml:space="preserve">. </w:t>
      </w:r>
      <w:r w:rsidRPr="00CC5A19">
        <w:rPr>
          <w:lang w:val="es-ES"/>
        </w:rPr>
        <w:t>El equipo se encuentra actualmente elaborando la redacción de la letra E.</w:t>
      </w:r>
    </w:p>
  </w:footnote>
  <w:footnote w:id="3">
    <w:p w14:paraId="12A297A5" w14:textId="114ED4E9" w:rsidR="00123584" w:rsidRPr="00797A0D" w:rsidRDefault="00123584">
      <w:pPr>
        <w:pStyle w:val="Textonotapie"/>
        <w:rPr>
          <w:lang w:val="es-ES_tradnl"/>
        </w:rPr>
      </w:pPr>
      <w:r w:rsidRPr="00CA52D6">
        <w:rPr>
          <w:rStyle w:val="Refdenotaalpie"/>
          <w:lang w:val="es-ES_tradnl"/>
        </w:rPr>
        <w:footnoteRef/>
      </w:r>
      <w:r w:rsidRPr="00CA52D6">
        <w:rPr>
          <w:lang w:val="es-ES_tradnl"/>
        </w:rPr>
        <w:t xml:space="preserve"> Sobre la preparación de </w:t>
      </w:r>
      <w:r>
        <w:rPr>
          <w:lang w:val="es-ES_tradnl"/>
        </w:rPr>
        <w:t>la reedición del primer volumen, v</w:t>
      </w:r>
      <w:r w:rsidRPr="00CA52D6">
        <w:rPr>
          <w:lang w:val="es-ES_tradnl"/>
        </w:rPr>
        <w:t>id. A. G</w:t>
      </w:r>
      <w:r w:rsidRPr="00CA52D6">
        <w:rPr>
          <w:smallCaps/>
          <w:lang w:val="es-ES_tradnl"/>
        </w:rPr>
        <w:t>ómez Rabal, “</w:t>
      </w:r>
      <w:r>
        <w:rPr>
          <w:lang w:val="es-ES_tradnl"/>
        </w:rPr>
        <w:t xml:space="preserve">En torno a la nueva edición del </w:t>
      </w:r>
      <w:proofErr w:type="spellStart"/>
      <w:r>
        <w:rPr>
          <w:i/>
          <w:lang w:val="es-ES_tradnl"/>
        </w:rPr>
        <w:t>Glossarium</w:t>
      </w:r>
      <w:proofErr w:type="spellEnd"/>
      <w:r>
        <w:rPr>
          <w:i/>
          <w:lang w:val="es-ES_tradnl"/>
        </w:rPr>
        <w:t xml:space="preserve"> </w:t>
      </w:r>
      <w:proofErr w:type="spellStart"/>
      <w:r>
        <w:rPr>
          <w:i/>
          <w:lang w:val="es-ES_tradnl"/>
        </w:rPr>
        <w:t>Mediae</w:t>
      </w:r>
      <w:proofErr w:type="spellEnd"/>
      <w:r>
        <w:rPr>
          <w:i/>
          <w:lang w:val="es-ES_tradnl"/>
        </w:rPr>
        <w:t xml:space="preserve"> </w:t>
      </w:r>
      <w:proofErr w:type="spellStart"/>
      <w:r>
        <w:rPr>
          <w:i/>
          <w:lang w:val="es-ES_tradnl"/>
        </w:rPr>
        <w:t>Latinitatis</w:t>
      </w:r>
      <w:proofErr w:type="spellEnd"/>
      <w:r>
        <w:rPr>
          <w:i/>
          <w:lang w:val="es-ES_tradnl"/>
        </w:rPr>
        <w:t xml:space="preserve"> </w:t>
      </w:r>
      <w:proofErr w:type="spellStart"/>
      <w:r>
        <w:rPr>
          <w:i/>
          <w:lang w:val="es-ES_tradnl"/>
        </w:rPr>
        <w:t>Cataloniae</w:t>
      </w:r>
      <w:proofErr w:type="spellEnd"/>
      <w:r>
        <w:rPr>
          <w:lang w:val="es-ES_tradnl"/>
        </w:rPr>
        <w:t xml:space="preserve">” </w:t>
      </w:r>
      <w:r>
        <w:t xml:space="preserve">en J. </w:t>
      </w:r>
      <w:r w:rsidRPr="00E147D5">
        <w:rPr>
          <w:smallCaps/>
        </w:rPr>
        <w:t xml:space="preserve">Martínez </w:t>
      </w:r>
      <w:proofErr w:type="spellStart"/>
      <w:r w:rsidRPr="00E147D5">
        <w:rPr>
          <w:smallCaps/>
        </w:rPr>
        <w:t>Gázquez</w:t>
      </w:r>
      <w:proofErr w:type="spellEnd"/>
      <w:r>
        <w:t xml:space="preserve">, Ó. </w:t>
      </w:r>
      <w:r w:rsidRPr="00E147D5">
        <w:rPr>
          <w:smallCaps/>
        </w:rPr>
        <w:t>de la Cruz Palma</w:t>
      </w:r>
      <w:r>
        <w:t xml:space="preserve">, C. </w:t>
      </w:r>
      <w:r w:rsidRPr="00E147D5">
        <w:rPr>
          <w:smallCaps/>
        </w:rPr>
        <w:t>Ferrero Hernández</w:t>
      </w:r>
      <w:r>
        <w:t xml:space="preserve"> (</w:t>
      </w:r>
      <w:proofErr w:type="spellStart"/>
      <w:r>
        <w:t>eds</w:t>
      </w:r>
      <w:proofErr w:type="spellEnd"/>
      <w:r>
        <w:t xml:space="preserve">.): </w:t>
      </w:r>
      <w:proofErr w:type="spellStart"/>
      <w:r>
        <w:rPr>
          <w:i/>
        </w:rPr>
        <w:t>Estudios</w:t>
      </w:r>
      <w:proofErr w:type="spellEnd"/>
      <w:r>
        <w:rPr>
          <w:i/>
        </w:rPr>
        <w:t xml:space="preserve"> de </w:t>
      </w:r>
      <w:proofErr w:type="spellStart"/>
      <w:r>
        <w:rPr>
          <w:i/>
        </w:rPr>
        <w:t>latín</w:t>
      </w:r>
      <w:proofErr w:type="spellEnd"/>
      <w:r>
        <w:rPr>
          <w:i/>
        </w:rPr>
        <w:t xml:space="preserve"> medieval </w:t>
      </w:r>
      <w:proofErr w:type="spellStart"/>
      <w:r>
        <w:rPr>
          <w:i/>
        </w:rPr>
        <w:t>hispánico</w:t>
      </w:r>
      <w:proofErr w:type="spellEnd"/>
      <w:r>
        <w:t xml:space="preserve">, </w:t>
      </w:r>
      <w:proofErr w:type="spellStart"/>
      <w:r>
        <w:t>Firenze</w:t>
      </w:r>
      <w:proofErr w:type="spellEnd"/>
      <w:r>
        <w:t>, SISMEL-</w:t>
      </w:r>
      <w:proofErr w:type="spellStart"/>
      <w:r>
        <w:t>Edizioni</w:t>
      </w:r>
      <w:proofErr w:type="spellEnd"/>
      <w:r>
        <w:t xml:space="preserve"> del </w:t>
      </w:r>
      <w:proofErr w:type="spellStart"/>
      <w:r>
        <w:t>Galluzo</w:t>
      </w:r>
      <w:proofErr w:type="spellEnd"/>
      <w:r>
        <w:t xml:space="preserve">, 2011, </w:t>
      </w:r>
      <w:proofErr w:type="spellStart"/>
      <w:r>
        <w:t>pp</w:t>
      </w:r>
      <w:proofErr w:type="spellEnd"/>
      <w:r>
        <w:t>. 1075-1082 (</w:t>
      </w:r>
      <w:proofErr w:type="spellStart"/>
      <w:r>
        <w:t>Millenio</w:t>
      </w:r>
      <w:proofErr w:type="spellEnd"/>
      <w:r>
        <w:t xml:space="preserve"> </w:t>
      </w:r>
      <w:proofErr w:type="spellStart"/>
      <w:r>
        <w:t>Medievale</w:t>
      </w:r>
      <w:proofErr w:type="spellEnd"/>
      <w:r>
        <w:t xml:space="preserve">, 92; </w:t>
      </w:r>
      <w:proofErr w:type="spellStart"/>
      <w:r>
        <w:t>Strumenti</w:t>
      </w:r>
      <w:proofErr w:type="spellEnd"/>
      <w:r>
        <w:t xml:space="preserve"> e </w:t>
      </w:r>
      <w:proofErr w:type="spellStart"/>
      <w:r>
        <w:t>Studi</w:t>
      </w:r>
      <w:proofErr w:type="spellEnd"/>
      <w:r>
        <w:t xml:space="preserve"> n. s., 30). </w:t>
      </w:r>
      <w:r>
        <w:rPr>
          <w:lang w:val="es-ES"/>
        </w:rPr>
        <w:t xml:space="preserve">La </w:t>
      </w:r>
      <w:r w:rsidRPr="000724D0">
        <w:rPr>
          <w:lang w:val="es-ES"/>
        </w:rPr>
        <w:t xml:space="preserve">reedición </w:t>
      </w:r>
      <w:r>
        <w:rPr>
          <w:lang w:val="es-ES"/>
        </w:rPr>
        <w:t>en papel de la obra, sin embargo, no ha salido</w:t>
      </w:r>
      <w:r w:rsidRPr="000724D0">
        <w:rPr>
          <w:lang w:val="es-ES"/>
        </w:rPr>
        <w:t xml:space="preserve"> a la luz.</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FE1014"/>
    <w:multiLevelType w:val="hybridMultilevel"/>
    <w:tmpl w:val="EA22A64E"/>
    <w:lvl w:ilvl="0" w:tplc="B0842FFC">
      <w:start w:val="1"/>
      <w:numFmt w:val="bullet"/>
      <w:lvlText w:val="•"/>
      <w:lvlJc w:val="left"/>
      <w:pPr>
        <w:tabs>
          <w:tab w:val="num" w:pos="720"/>
        </w:tabs>
        <w:ind w:left="720" w:hanging="360"/>
      </w:pPr>
      <w:rPr>
        <w:rFonts w:ascii="Arial" w:hAnsi="Arial" w:hint="default"/>
      </w:rPr>
    </w:lvl>
    <w:lvl w:ilvl="1" w:tplc="2932B992" w:tentative="1">
      <w:start w:val="1"/>
      <w:numFmt w:val="bullet"/>
      <w:lvlText w:val="•"/>
      <w:lvlJc w:val="left"/>
      <w:pPr>
        <w:tabs>
          <w:tab w:val="num" w:pos="1440"/>
        </w:tabs>
        <w:ind w:left="1440" w:hanging="360"/>
      </w:pPr>
      <w:rPr>
        <w:rFonts w:ascii="Arial" w:hAnsi="Arial" w:hint="default"/>
      </w:rPr>
    </w:lvl>
    <w:lvl w:ilvl="2" w:tplc="B3A42A5A" w:tentative="1">
      <w:start w:val="1"/>
      <w:numFmt w:val="bullet"/>
      <w:lvlText w:val="•"/>
      <w:lvlJc w:val="left"/>
      <w:pPr>
        <w:tabs>
          <w:tab w:val="num" w:pos="2160"/>
        </w:tabs>
        <w:ind w:left="2160" w:hanging="360"/>
      </w:pPr>
      <w:rPr>
        <w:rFonts w:ascii="Arial" w:hAnsi="Arial" w:hint="default"/>
      </w:rPr>
    </w:lvl>
    <w:lvl w:ilvl="3" w:tplc="2392DE5A" w:tentative="1">
      <w:start w:val="1"/>
      <w:numFmt w:val="bullet"/>
      <w:lvlText w:val="•"/>
      <w:lvlJc w:val="left"/>
      <w:pPr>
        <w:tabs>
          <w:tab w:val="num" w:pos="2880"/>
        </w:tabs>
        <w:ind w:left="2880" w:hanging="360"/>
      </w:pPr>
      <w:rPr>
        <w:rFonts w:ascii="Arial" w:hAnsi="Arial" w:hint="default"/>
      </w:rPr>
    </w:lvl>
    <w:lvl w:ilvl="4" w:tplc="C91E0850" w:tentative="1">
      <w:start w:val="1"/>
      <w:numFmt w:val="bullet"/>
      <w:lvlText w:val="•"/>
      <w:lvlJc w:val="left"/>
      <w:pPr>
        <w:tabs>
          <w:tab w:val="num" w:pos="3600"/>
        </w:tabs>
        <w:ind w:left="3600" w:hanging="360"/>
      </w:pPr>
      <w:rPr>
        <w:rFonts w:ascii="Arial" w:hAnsi="Arial" w:hint="default"/>
      </w:rPr>
    </w:lvl>
    <w:lvl w:ilvl="5" w:tplc="5226FE86" w:tentative="1">
      <w:start w:val="1"/>
      <w:numFmt w:val="bullet"/>
      <w:lvlText w:val="•"/>
      <w:lvlJc w:val="left"/>
      <w:pPr>
        <w:tabs>
          <w:tab w:val="num" w:pos="4320"/>
        </w:tabs>
        <w:ind w:left="4320" w:hanging="360"/>
      </w:pPr>
      <w:rPr>
        <w:rFonts w:ascii="Arial" w:hAnsi="Arial" w:hint="default"/>
      </w:rPr>
    </w:lvl>
    <w:lvl w:ilvl="6" w:tplc="2714B842" w:tentative="1">
      <w:start w:val="1"/>
      <w:numFmt w:val="bullet"/>
      <w:lvlText w:val="•"/>
      <w:lvlJc w:val="left"/>
      <w:pPr>
        <w:tabs>
          <w:tab w:val="num" w:pos="5040"/>
        </w:tabs>
        <w:ind w:left="5040" w:hanging="360"/>
      </w:pPr>
      <w:rPr>
        <w:rFonts w:ascii="Arial" w:hAnsi="Arial" w:hint="default"/>
      </w:rPr>
    </w:lvl>
    <w:lvl w:ilvl="7" w:tplc="56CAD82A" w:tentative="1">
      <w:start w:val="1"/>
      <w:numFmt w:val="bullet"/>
      <w:lvlText w:val="•"/>
      <w:lvlJc w:val="left"/>
      <w:pPr>
        <w:tabs>
          <w:tab w:val="num" w:pos="5760"/>
        </w:tabs>
        <w:ind w:left="5760" w:hanging="360"/>
      </w:pPr>
      <w:rPr>
        <w:rFonts w:ascii="Arial" w:hAnsi="Arial" w:hint="default"/>
      </w:rPr>
    </w:lvl>
    <w:lvl w:ilvl="8" w:tplc="58A4FA20" w:tentative="1">
      <w:start w:val="1"/>
      <w:numFmt w:val="bullet"/>
      <w:lvlText w:val="•"/>
      <w:lvlJc w:val="left"/>
      <w:pPr>
        <w:tabs>
          <w:tab w:val="num" w:pos="6480"/>
        </w:tabs>
        <w:ind w:left="6480" w:hanging="360"/>
      </w:pPr>
      <w:rPr>
        <w:rFonts w:ascii="Arial" w:hAnsi="Arial" w:hint="default"/>
      </w:rPr>
    </w:lvl>
  </w:abstractNum>
  <w:abstractNum w:abstractNumId="1">
    <w:nsid w:val="63BE3964"/>
    <w:multiLevelType w:val="hybridMultilevel"/>
    <w:tmpl w:val="0DC6A132"/>
    <w:lvl w:ilvl="0" w:tplc="ACA84590">
      <w:numFmt w:val="bullet"/>
      <w:lvlText w:val="-"/>
      <w:lvlJc w:val="left"/>
      <w:pPr>
        <w:ind w:left="720" w:hanging="360"/>
      </w:pPr>
      <w:rPr>
        <w:rFonts w:ascii="Times New Roman" w:eastAsia="Times New Roman" w:hAnsi="Times New Roman" w:cs="Times New Roman"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2C0"/>
    <w:rsid w:val="00001EAA"/>
    <w:rsid w:val="00002786"/>
    <w:rsid w:val="000433D5"/>
    <w:rsid w:val="00064B34"/>
    <w:rsid w:val="00064C27"/>
    <w:rsid w:val="00065280"/>
    <w:rsid w:val="0006647C"/>
    <w:rsid w:val="000725AB"/>
    <w:rsid w:val="000802B8"/>
    <w:rsid w:val="000A12CB"/>
    <w:rsid w:val="000A2201"/>
    <w:rsid w:val="000C79F3"/>
    <w:rsid w:val="000F7F0E"/>
    <w:rsid w:val="001165C6"/>
    <w:rsid w:val="0011766D"/>
    <w:rsid w:val="00123584"/>
    <w:rsid w:val="00123C2F"/>
    <w:rsid w:val="001377F7"/>
    <w:rsid w:val="00147324"/>
    <w:rsid w:val="00147AA5"/>
    <w:rsid w:val="001514A1"/>
    <w:rsid w:val="00151C58"/>
    <w:rsid w:val="00184A2B"/>
    <w:rsid w:val="001962B1"/>
    <w:rsid w:val="001A06A1"/>
    <w:rsid w:val="001A62E9"/>
    <w:rsid w:val="001B0D5A"/>
    <w:rsid w:val="001B3BAF"/>
    <w:rsid w:val="001B6D80"/>
    <w:rsid w:val="001D143E"/>
    <w:rsid w:val="001D551C"/>
    <w:rsid w:val="001E2A00"/>
    <w:rsid w:val="001E2B69"/>
    <w:rsid w:val="001E4CC3"/>
    <w:rsid w:val="001E7320"/>
    <w:rsid w:val="001F2BF7"/>
    <w:rsid w:val="00202B3F"/>
    <w:rsid w:val="002169EC"/>
    <w:rsid w:val="00217374"/>
    <w:rsid w:val="00224211"/>
    <w:rsid w:val="0023120E"/>
    <w:rsid w:val="00251869"/>
    <w:rsid w:val="0025532C"/>
    <w:rsid w:val="00256233"/>
    <w:rsid w:val="0027480D"/>
    <w:rsid w:val="002A358E"/>
    <w:rsid w:val="002C649F"/>
    <w:rsid w:val="002D6D73"/>
    <w:rsid w:val="002E6002"/>
    <w:rsid w:val="002E6F84"/>
    <w:rsid w:val="002F0464"/>
    <w:rsid w:val="002F6BAD"/>
    <w:rsid w:val="0030172F"/>
    <w:rsid w:val="003178F9"/>
    <w:rsid w:val="00324B2F"/>
    <w:rsid w:val="0033289E"/>
    <w:rsid w:val="00355F99"/>
    <w:rsid w:val="003618F3"/>
    <w:rsid w:val="00363982"/>
    <w:rsid w:val="00384442"/>
    <w:rsid w:val="00396D59"/>
    <w:rsid w:val="003A0827"/>
    <w:rsid w:val="003A5E8A"/>
    <w:rsid w:val="003B4164"/>
    <w:rsid w:val="003D33DB"/>
    <w:rsid w:val="003F4ECB"/>
    <w:rsid w:val="004538A3"/>
    <w:rsid w:val="004600A3"/>
    <w:rsid w:val="004638FD"/>
    <w:rsid w:val="00494F8F"/>
    <w:rsid w:val="004A3FF5"/>
    <w:rsid w:val="004D4874"/>
    <w:rsid w:val="004D631B"/>
    <w:rsid w:val="004E0F7A"/>
    <w:rsid w:val="004E32B1"/>
    <w:rsid w:val="004F392F"/>
    <w:rsid w:val="004F4483"/>
    <w:rsid w:val="00542D0A"/>
    <w:rsid w:val="00551B5F"/>
    <w:rsid w:val="00553444"/>
    <w:rsid w:val="005828CB"/>
    <w:rsid w:val="00582F1C"/>
    <w:rsid w:val="00593ADC"/>
    <w:rsid w:val="005959EC"/>
    <w:rsid w:val="00597927"/>
    <w:rsid w:val="005A040E"/>
    <w:rsid w:val="005B3EAA"/>
    <w:rsid w:val="005B3F67"/>
    <w:rsid w:val="005B7D7D"/>
    <w:rsid w:val="005B7EAB"/>
    <w:rsid w:val="005C1B13"/>
    <w:rsid w:val="005C7BD3"/>
    <w:rsid w:val="005D0E86"/>
    <w:rsid w:val="005D29FA"/>
    <w:rsid w:val="006016B6"/>
    <w:rsid w:val="00606FA1"/>
    <w:rsid w:val="006131FC"/>
    <w:rsid w:val="00620BEF"/>
    <w:rsid w:val="006376C8"/>
    <w:rsid w:val="00664AA1"/>
    <w:rsid w:val="00665AE1"/>
    <w:rsid w:val="00674FBC"/>
    <w:rsid w:val="006817F4"/>
    <w:rsid w:val="00690CD8"/>
    <w:rsid w:val="006A0BF9"/>
    <w:rsid w:val="006A643E"/>
    <w:rsid w:val="006B0E6C"/>
    <w:rsid w:val="006B1B35"/>
    <w:rsid w:val="006F2E63"/>
    <w:rsid w:val="00711BC7"/>
    <w:rsid w:val="00716590"/>
    <w:rsid w:val="00721775"/>
    <w:rsid w:val="007569A5"/>
    <w:rsid w:val="007825A8"/>
    <w:rsid w:val="00797A0D"/>
    <w:rsid w:val="007A432B"/>
    <w:rsid w:val="007A4D96"/>
    <w:rsid w:val="007D1543"/>
    <w:rsid w:val="007F1CA8"/>
    <w:rsid w:val="008022BB"/>
    <w:rsid w:val="008050CA"/>
    <w:rsid w:val="00814F77"/>
    <w:rsid w:val="008154BC"/>
    <w:rsid w:val="00823475"/>
    <w:rsid w:val="00826D1A"/>
    <w:rsid w:val="00845304"/>
    <w:rsid w:val="00847450"/>
    <w:rsid w:val="0084766E"/>
    <w:rsid w:val="0087029C"/>
    <w:rsid w:val="0087104E"/>
    <w:rsid w:val="00890B76"/>
    <w:rsid w:val="00896844"/>
    <w:rsid w:val="008978E9"/>
    <w:rsid w:val="008A3F9D"/>
    <w:rsid w:val="008E51E9"/>
    <w:rsid w:val="008F4A0F"/>
    <w:rsid w:val="00925190"/>
    <w:rsid w:val="00925A24"/>
    <w:rsid w:val="00942D26"/>
    <w:rsid w:val="009542B4"/>
    <w:rsid w:val="0096524B"/>
    <w:rsid w:val="00972B72"/>
    <w:rsid w:val="00994ED8"/>
    <w:rsid w:val="009A0AF8"/>
    <w:rsid w:val="009C24A3"/>
    <w:rsid w:val="009D7F96"/>
    <w:rsid w:val="009F3F7D"/>
    <w:rsid w:val="009F522C"/>
    <w:rsid w:val="00A0382F"/>
    <w:rsid w:val="00A06EFD"/>
    <w:rsid w:val="00A126EC"/>
    <w:rsid w:val="00A13F70"/>
    <w:rsid w:val="00A172B7"/>
    <w:rsid w:val="00A278B5"/>
    <w:rsid w:val="00A348C2"/>
    <w:rsid w:val="00A43472"/>
    <w:rsid w:val="00A54A28"/>
    <w:rsid w:val="00A641EB"/>
    <w:rsid w:val="00A84B70"/>
    <w:rsid w:val="00A97935"/>
    <w:rsid w:val="00AA197D"/>
    <w:rsid w:val="00AA59D9"/>
    <w:rsid w:val="00AA7312"/>
    <w:rsid w:val="00AB24A2"/>
    <w:rsid w:val="00AE5DA9"/>
    <w:rsid w:val="00AF0103"/>
    <w:rsid w:val="00AF2905"/>
    <w:rsid w:val="00AF494C"/>
    <w:rsid w:val="00B10CB6"/>
    <w:rsid w:val="00B11DA7"/>
    <w:rsid w:val="00B174E1"/>
    <w:rsid w:val="00B31E55"/>
    <w:rsid w:val="00B31F72"/>
    <w:rsid w:val="00B35CB4"/>
    <w:rsid w:val="00B46830"/>
    <w:rsid w:val="00B471C7"/>
    <w:rsid w:val="00B63E3D"/>
    <w:rsid w:val="00B667D8"/>
    <w:rsid w:val="00B70323"/>
    <w:rsid w:val="00B72D95"/>
    <w:rsid w:val="00B757FE"/>
    <w:rsid w:val="00B87154"/>
    <w:rsid w:val="00B91A18"/>
    <w:rsid w:val="00B939D1"/>
    <w:rsid w:val="00BC0905"/>
    <w:rsid w:val="00BC5FF3"/>
    <w:rsid w:val="00BE4ED7"/>
    <w:rsid w:val="00C209CD"/>
    <w:rsid w:val="00C67CBA"/>
    <w:rsid w:val="00C74031"/>
    <w:rsid w:val="00CA52D6"/>
    <w:rsid w:val="00CA59AD"/>
    <w:rsid w:val="00CB040E"/>
    <w:rsid w:val="00CC5A19"/>
    <w:rsid w:val="00CE1816"/>
    <w:rsid w:val="00CE4DED"/>
    <w:rsid w:val="00CF174A"/>
    <w:rsid w:val="00CF22C0"/>
    <w:rsid w:val="00D0408A"/>
    <w:rsid w:val="00D04E2F"/>
    <w:rsid w:val="00D0689D"/>
    <w:rsid w:val="00D1064A"/>
    <w:rsid w:val="00D17736"/>
    <w:rsid w:val="00D20DBC"/>
    <w:rsid w:val="00D21B88"/>
    <w:rsid w:val="00D308B4"/>
    <w:rsid w:val="00D4311F"/>
    <w:rsid w:val="00D5561B"/>
    <w:rsid w:val="00D615F6"/>
    <w:rsid w:val="00D95117"/>
    <w:rsid w:val="00DC367E"/>
    <w:rsid w:val="00DD3403"/>
    <w:rsid w:val="00DD3689"/>
    <w:rsid w:val="00DD6D44"/>
    <w:rsid w:val="00DE153B"/>
    <w:rsid w:val="00DF3F2B"/>
    <w:rsid w:val="00E05466"/>
    <w:rsid w:val="00E15AAA"/>
    <w:rsid w:val="00E230FB"/>
    <w:rsid w:val="00E33827"/>
    <w:rsid w:val="00E377D9"/>
    <w:rsid w:val="00E464CB"/>
    <w:rsid w:val="00E666F2"/>
    <w:rsid w:val="00E80637"/>
    <w:rsid w:val="00E9237B"/>
    <w:rsid w:val="00E92AF1"/>
    <w:rsid w:val="00E95050"/>
    <w:rsid w:val="00E96AB8"/>
    <w:rsid w:val="00EA36FB"/>
    <w:rsid w:val="00EA728F"/>
    <w:rsid w:val="00EB6F80"/>
    <w:rsid w:val="00ED6CBF"/>
    <w:rsid w:val="00EE6479"/>
    <w:rsid w:val="00EF1042"/>
    <w:rsid w:val="00F039E9"/>
    <w:rsid w:val="00F240CE"/>
    <w:rsid w:val="00F25D5E"/>
    <w:rsid w:val="00F270A0"/>
    <w:rsid w:val="00F53766"/>
    <w:rsid w:val="00F57D97"/>
    <w:rsid w:val="00F760E3"/>
    <w:rsid w:val="00F7720D"/>
    <w:rsid w:val="00F81193"/>
    <w:rsid w:val="00F84D57"/>
    <w:rsid w:val="00F92E8F"/>
    <w:rsid w:val="00F93EA8"/>
    <w:rsid w:val="00FC65A1"/>
  </w:rsids>
  <m:mathPr>
    <m:mathFont m:val="Cambria Math"/>
    <m:brkBin m:val="before"/>
    <m:brkBinSub m:val="--"/>
    <m:smallFrac m:val="0"/>
    <m:dispDef/>
    <m:lMargin m:val="0"/>
    <m:rMargin m:val="0"/>
    <m:defJc m:val="centerGroup"/>
    <m:wrapIndent m:val="1440"/>
    <m:intLim m:val="subSup"/>
    <m:naryLim m:val="undOvr"/>
  </m:mathPr>
  <w:themeFontLang w:val="ca-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F903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a-ES" w:eastAsia="ca-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22C0"/>
    <w:pPr>
      <w:tabs>
        <w:tab w:val="left" w:pos="567"/>
      </w:tabs>
      <w:spacing w:after="0" w:line="240" w:lineRule="auto"/>
      <w:jc w:val="both"/>
    </w:pPr>
    <w:rPr>
      <w:rFonts w:ascii="Times New Roman" w:eastAsia="Times New Roman" w:hAnsi="Times New Roman" w:cs="Times New Roman"/>
      <w:sz w:val="28"/>
      <w:szCs w:val="20"/>
      <w:lang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arta">
    <w:name w:val="Marta"/>
    <w:basedOn w:val="Normal"/>
    <w:qFormat/>
    <w:rsid w:val="00F92E8F"/>
    <w:rPr>
      <w:rFonts w:ascii="Palatino Linotype" w:hAnsi="Palatino Linotype"/>
    </w:rPr>
  </w:style>
  <w:style w:type="paragraph" w:styleId="Piedepgina">
    <w:name w:val="footer"/>
    <w:basedOn w:val="Normal"/>
    <w:link w:val="PiedepginaCar"/>
    <w:uiPriority w:val="99"/>
    <w:unhideWhenUsed/>
    <w:rsid w:val="00CF22C0"/>
    <w:pPr>
      <w:tabs>
        <w:tab w:val="clear" w:pos="567"/>
        <w:tab w:val="center" w:pos="4252"/>
        <w:tab w:val="right" w:pos="8504"/>
      </w:tabs>
    </w:pPr>
  </w:style>
  <w:style w:type="character" w:customStyle="1" w:styleId="PiedepginaCar">
    <w:name w:val="Pie de página Car"/>
    <w:basedOn w:val="Fuentedeprrafopredeter"/>
    <w:link w:val="Piedepgina"/>
    <w:uiPriority w:val="99"/>
    <w:rsid w:val="00CF22C0"/>
    <w:rPr>
      <w:rFonts w:ascii="Times New Roman" w:eastAsia="Times New Roman" w:hAnsi="Times New Roman" w:cs="Times New Roman"/>
      <w:sz w:val="28"/>
      <w:szCs w:val="20"/>
      <w:lang w:eastAsia="ja-JP"/>
    </w:rPr>
  </w:style>
  <w:style w:type="character" w:styleId="Nmerodepgina">
    <w:name w:val="page number"/>
    <w:uiPriority w:val="99"/>
    <w:semiHidden/>
    <w:unhideWhenUsed/>
    <w:rsid w:val="00CF22C0"/>
  </w:style>
  <w:style w:type="paragraph" w:customStyle="1" w:styleId="Default">
    <w:name w:val="Default"/>
    <w:rsid w:val="009F3F7D"/>
    <w:pPr>
      <w:autoSpaceDE w:val="0"/>
      <w:autoSpaceDN w:val="0"/>
      <w:adjustRightInd w:val="0"/>
      <w:spacing w:after="0" w:line="240" w:lineRule="auto"/>
    </w:pPr>
    <w:rPr>
      <w:rFonts w:ascii="Palatino Linotype" w:hAnsi="Palatino Linotype" w:cs="Palatino Linotype"/>
      <w:color w:val="000000"/>
      <w:sz w:val="24"/>
      <w:szCs w:val="24"/>
    </w:rPr>
  </w:style>
  <w:style w:type="character" w:styleId="Hipervnculo">
    <w:name w:val="Hyperlink"/>
    <w:basedOn w:val="Fuentedeprrafopredeter"/>
    <w:uiPriority w:val="99"/>
    <w:unhideWhenUsed/>
    <w:rsid w:val="009F3F7D"/>
    <w:rPr>
      <w:color w:val="0000FF" w:themeColor="hyperlink"/>
      <w:u w:val="single"/>
    </w:rPr>
  </w:style>
  <w:style w:type="character" w:styleId="nfasis">
    <w:name w:val="Emphasis"/>
    <w:qFormat/>
    <w:rsid w:val="00CC5A19"/>
    <w:rPr>
      <w:i/>
      <w:iCs/>
    </w:rPr>
  </w:style>
  <w:style w:type="paragraph" w:styleId="Encabezado">
    <w:name w:val="header"/>
    <w:basedOn w:val="Normal"/>
    <w:link w:val="EncabezadoCar"/>
    <w:uiPriority w:val="99"/>
    <w:unhideWhenUsed/>
    <w:rsid w:val="003A0827"/>
    <w:pPr>
      <w:tabs>
        <w:tab w:val="clear" w:pos="567"/>
        <w:tab w:val="center" w:pos="4252"/>
        <w:tab w:val="right" w:pos="8504"/>
      </w:tabs>
    </w:pPr>
  </w:style>
  <w:style w:type="character" w:customStyle="1" w:styleId="EncabezadoCar">
    <w:name w:val="Encabezado Car"/>
    <w:basedOn w:val="Fuentedeprrafopredeter"/>
    <w:link w:val="Encabezado"/>
    <w:uiPriority w:val="99"/>
    <w:rsid w:val="003A0827"/>
    <w:rPr>
      <w:rFonts w:ascii="Times New Roman" w:eastAsia="Times New Roman" w:hAnsi="Times New Roman" w:cs="Times New Roman"/>
      <w:sz w:val="28"/>
      <w:szCs w:val="20"/>
      <w:lang w:eastAsia="ja-JP"/>
    </w:rPr>
  </w:style>
  <w:style w:type="paragraph" w:styleId="Textonotapie">
    <w:name w:val="footnote text"/>
    <w:basedOn w:val="Normal"/>
    <w:link w:val="TextonotapieCar"/>
    <w:uiPriority w:val="99"/>
    <w:unhideWhenUsed/>
    <w:rsid w:val="003A0827"/>
    <w:rPr>
      <w:sz w:val="20"/>
    </w:rPr>
  </w:style>
  <w:style w:type="character" w:customStyle="1" w:styleId="TextonotapieCar">
    <w:name w:val="Texto nota pie Car"/>
    <w:basedOn w:val="Fuentedeprrafopredeter"/>
    <w:link w:val="Textonotapie"/>
    <w:uiPriority w:val="99"/>
    <w:rsid w:val="003A0827"/>
    <w:rPr>
      <w:rFonts w:ascii="Times New Roman" w:eastAsia="Times New Roman" w:hAnsi="Times New Roman" w:cs="Times New Roman"/>
      <w:sz w:val="20"/>
      <w:szCs w:val="20"/>
      <w:lang w:eastAsia="ja-JP"/>
    </w:rPr>
  </w:style>
  <w:style w:type="character" w:styleId="Refdenotaalpie">
    <w:name w:val="footnote reference"/>
    <w:basedOn w:val="Fuentedeprrafopredeter"/>
    <w:uiPriority w:val="99"/>
    <w:unhideWhenUsed/>
    <w:rsid w:val="003A0827"/>
    <w:rPr>
      <w:vertAlign w:val="superscript"/>
    </w:rPr>
  </w:style>
  <w:style w:type="paragraph" w:styleId="Textodeglobo">
    <w:name w:val="Balloon Text"/>
    <w:basedOn w:val="Normal"/>
    <w:link w:val="TextodegloboCar"/>
    <w:uiPriority w:val="99"/>
    <w:semiHidden/>
    <w:unhideWhenUsed/>
    <w:rsid w:val="00AF290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F2905"/>
    <w:rPr>
      <w:rFonts w:ascii="Lucida Grande" w:eastAsia="Times New Roman" w:hAnsi="Lucida Grande" w:cs="Lucida Grande"/>
      <w:sz w:val="18"/>
      <w:szCs w:val="18"/>
      <w:lang w:eastAsia="ja-JP"/>
    </w:rPr>
  </w:style>
  <w:style w:type="character" w:styleId="Hipervnculovisitado">
    <w:name w:val="FollowedHyperlink"/>
    <w:basedOn w:val="Fuentedeprrafopredeter"/>
    <w:uiPriority w:val="99"/>
    <w:semiHidden/>
    <w:unhideWhenUsed/>
    <w:rsid w:val="001D551C"/>
    <w:rPr>
      <w:color w:val="800080" w:themeColor="followedHyperlink"/>
      <w:u w:val="single"/>
    </w:rPr>
  </w:style>
  <w:style w:type="character" w:styleId="Refdecomentario">
    <w:name w:val="annotation reference"/>
    <w:basedOn w:val="Fuentedeprrafopredeter"/>
    <w:uiPriority w:val="99"/>
    <w:semiHidden/>
    <w:unhideWhenUsed/>
    <w:rsid w:val="0087104E"/>
    <w:rPr>
      <w:sz w:val="18"/>
      <w:szCs w:val="18"/>
    </w:rPr>
  </w:style>
  <w:style w:type="paragraph" w:styleId="Textocomentario">
    <w:name w:val="annotation text"/>
    <w:basedOn w:val="Normal"/>
    <w:link w:val="TextocomentarioCar"/>
    <w:uiPriority w:val="99"/>
    <w:semiHidden/>
    <w:unhideWhenUsed/>
    <w:rsid w:val="0087104E"/>
    <w:rPr>
      <w:sz w:val="24"/>
      <w:szCs w:val="24"/>
    </w:rPr>
  </w:style>
  <w:style w:type="character" w:customStyle="1" w:styleId="TextocomentarioCar">
    <w:name w:val="Texto comentario Car"/>
    <w:basedOn w:val="Fuentedeprrafopredeter"/>
    <w:link w:val="Textocomentario"/>
    <w:uiPriority w:val="99"/>
    <w:semiHidden/>
    <w:rsid w:val="0087104E"/>
    <w:rPr>
      <w:rFonts w:ascii="Times New Roman" w:eastAsia="Times New Roman" w:hAnsi="Times New Roman" w:cs="Times New Roman"/>
      <w:sz w:val="24"/>
      <w:szCs w:val="24"/>
      <w:lang w:eastAsia="ja-JP"/>
    </w:rPr>
  </w:style>
  <w:style w:type="paragraph" w:styleId="Asuntodelcomentario">
    <w:name w:val="annotation subject"/>
    <w:basedOn w:val="Textocomentario"/>
    <w:next w:val="Textocomentario"/>
    <w:link w:val="AsuntodelcomentarioCar"/>
    <w:uiPriority w:val="99"/>
    <w:semiHidden/>
    <w:unhideWhenUsed/>
    <w:rsid w:val="0087104E"/>
    <w:rPr>
      <w:b/>
      <w:bCs/>
      <w:sz w:val="20"/>
      <w:szCs w:val="20"/>
    </w:rPr>
  </w:style>
  <w:style w:type="character" w:customStyle="1" w:styleId="AsuntodelcomentarioCar">
    <w:name w:val="Asunto del comentario Car"/>
    <w:basedOn w:val="TextocomentarioCar"/>
    <w:link w:val="Asuntodelcomentario"/>
    <w:uiPriority w:val="99"/>
    <w:semiHidden/>
    <w:rsid w:val="0087104E"/>
    <w:rPr>
      <w:rFonts w:ascii="Times New Roman" w:eastAsia="Times New Roman" w:hAnsi="Times New Roman" w:cs="Times New Roman"/>
      <w:b/>
      <w:bCs/>
      <w:sz w:val="20"/>
      <w:szCs w:val="20"/>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a-ES" w:eastAsia="ca-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22C0"/>
    <w:pPr>
      <w:tabs>
        <w:tab w:val="left" w:pos="567"/>
      </w:tabs>
      <w:spacing w:after="0" w:line="240" w:lineRule="auto"/>
      <w:jc w:val="both"/>
    </w:pPr>
    <w:rPr>
      <w:rFonts w:ascii="Times New Roman" w:eastAsia="Times New Roman" w:hAnsi="Times New Roman" w:cs="Times New Roman"/>
      <w:sz w:val="28"/>
      <w:szCs w:val="20"/>
      <w:lang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arta">
    <w:name w:val="Marta"/>
    <w:basedOn w:val="Normal"/>
    <w:qFormat/>
    <w:rsid w:val="00F92E8F"/>
    <w:rPr>
      <w:rFonts w:ascii="Palatino Linotype" w:hAnsi="Palatino Linotype"/>
    </w:rPr>
  </w:style>
  <w:style w:type="paragraph" w:styleId="Piedepgina">
    <w:name w:val="footer"/>
    <w:basedOn w:val="Normal"/>
    <w:link w:val="PiedepginaCar"/>
    <w:uiPriority w:val="99"/>
    <w:unhideWhenUsed/>
    <w:rsid w:val="00CF22C0"/>
    <w:pPr>
      <w:tabs>
        <w:tab w:val="clear" w:pos="567"/>
        <w:tab w:val="center" w:pos="4252"/>
        <w:tab w:val="right" w:pos="8504"/>
      </w:tabs>
    </w:pPr>
  </w:style>
  <w:style w:type="character" w:customStyle="1" w:styleId="PiedepginaCar">
    <w:name w:val="Pie de página Car"/>
    <w:basedOn w:val="Fuentedeprrafopredeter"/>
    <w:link w:val="Piedepgina"/>
    <w:uiPriority w:val="99"/>
    <w:rsid w:val="00CF22C0"/>
    <w:rPr>
      <w:rFonts w:ascii="Times New Roman" w:eastAsia="Times New Roman" w:hAnsi="Times New Roman" w:cs="Times New Roman"/>
      <w:sz w:val="28"/>
      <w:szCs w:val="20"/>
      <w:lang w:eastAsia="ja-JP"/>
    </w:rPr>
  </w:style>
  <w:style w:type="character" w:styleId="Nmerodepgina">
    <w:name w:val="page number"/>
    <w:uiPriority w:val="99"/>
    <w:semiHidden/>
    <w:unhideWhenUsed/>
    <w:rsid w:val="00CF22C0"/>
  </w:style>
  <w:style w:type="paragraph" w:customStyle="1" w:styleId="Default">
    <w:name w:val="Default"/>
    <w:rsid w:val="009F3F7D"/>
    <w:pPr>
      <w:autoSpaceDE w:val="0"/>
      <w:autoSpaceDN w:val="0"/>
      <w:adjustRightInd w:val="0"/>
      <w:spacing w:after="0" w:line="240" w:lineRule="auto"/>
    </w:pPr>
    <w:rPr>
      <w:rFonts w:ascii="Palatino Linotype" w:hAnsi="Palatino Linotype" w:cs="Palatino Linotype"/>
      <w:color w:val="000000"/>
      <w:sz w:val="24"/>
      <w:szCs w:val="24"/>
    </w:rPr>
  </w:style>
  <w:style w:type="character" w:styleId="Hipervnculo">
    <w:name w:val="Hyperlink"/>
    <w:basedOn w:val="Fuentedeprrafopredeter"/>
    <w:uiPriority w:val="99"/>
    <w:unhideWhenUsed/>
    <w:rsid w:val="009F3F7D"/>
    <w:rPr>
      <w:color w:val="0000FF" w:themeColor="hyperlink"/>
      <w:u w:val="single"/>
    </w:rPr>
  </w:style>
  <w:style w:type="character" w:styleId="nfasis">
    <w:name w:val="Emphasis"/>
    <w:qFormat/>
    <w:rsid w:val="00CC5A19"/>
    <w:rPr>
      <w:i/>
      <w:iCs/>
    </w:rPr>
  </w:style>
  <w:style w:type="paragraph" w:styleId="Encabezado">
    <w:name w:val="header"/>
    <w:basedOn w:val="Normal"/>
    <w:link w:val="EncabezadoCar"/>
    <w:uiPriority w:val="99"/>
    <w:unhideWhenUsed/>
    <w:rsid w:val="003A0827"/>
    <w:pPr>
      <w:tabs>
        <w:tab w:val="clear" w:pos="567"/>
        <w:tab w:val="center" w:pos="4252"/>
        <w:tab w:val="right" w:pos="8504"/>
      </w:tabs>
    </w:pPr>
  </w:style>
  <w:style w:type="character" w:customStyle="1" w:styleId="EncabezadoCar">
    <w:name w:val="Encabezado Car"/>
    <w:basedOn w:val="Fuentedeprrafopredeter"/>
    <w:link w:val="Encabezado"/>
    <w:uiPriority w:val="99"/>
    <w:rsid w:val="003A0827"/>
    <w:rPr>
      <w:rFonts w:ascii="Times New Roman" w:eastAsia="Times New Roman" w:hAnsi="Times New Roman" w:cs="Times New Roman"/>
      <w:sz w:val="28"/>
      <w:szCs w:val="20"/>
      <w:lang w:eastAsia="ja-JP"/>
    </w:rPr>
  </w:style>
  <w:style w:type="paragraph" w:styleId="Textonotapie">
    <w:name w:val="footnote text"/>
    <w:basedOn w:val="Normal"/>
    <w:link w:val="TextonotapieCar"/>
    <w:uiPriority w:val="99"/>
    <w:unhideWhenUsed/>
    <w:rsid w:val="003A0827"/>
    <w:rPr>
      <w:sz w:val="20"/>
    </w:rPr>
  </w:style>
  <w:style w:type="character" w:customStyle="1" w:styleId="TextonotapieCar">
    <w:name w:val="Texto nota pie Car"/>
    <w:basedOn w:val="Fuentedeprrafopredeter"/>
    <w:link w:val="Textonotapie"/>
    <w:uiPriority w:val="99"/>
    <w:rsid w:val="003A0827"/>
    <w:rPr>
      <w:rFonts w:ascii="Times New Roman" w:eastAsia="Times New Roman" w:hAnsi="Times New Roman" w:cs="Times New Roman"/>
      <w:sz w:val="20"/>
      <w:szCs w:val="20"/>
      <w:lang w:eastAsia="ja-JP"/>
    </w:rPr>
  </w:style>
  <w:style w:type="character" w:styleId="Refdenotaalpie">
    <w:name w:val="footnote reference"/>
    <w:basedOn w:val="Fuentedeprrafopredeter"/>
    <w:uiPriority w:val="99"/>
    <w:unhideWhenUsed/>
    <w:rsid w:val="003A0827"/>
    <w:rPr>
      <w:vertAlign w:val="superscript"/>
    </w:rPr>
  </w:style>
  <w:style w:type="paragraph" w:styleId="Textodeglobo">
    <w:name w:val="Balloon Text"/>
    <w:basedOn w:val="Normal"/>
    <w:link w:val="TextodegloboCar"/>
    <w:uiPriority w:val="99"/>
    <w:semiHidden/>
    <w:unhideWhenUsed/>
    <w:rsid w:val="00AF290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F2905"/>
    <w:rPr>
      <w:rFonts w:ascii="Lucida Grande" w:eastAsia="Times New Roman" w:hAnsi="Lucida Grande" w:cs="Lucida Grande"/>
      <w:sz w:val="18"/>
      <w:szCs w:val="18"/>
      <w:lang w:eastAsia="ja-JP"/>
    </w:rPr>
  </w:style>
  <w:style w:type="character" w:styleId="Hipervnculovisitado">
    <w:name w:val="FollowedHyperlink"/>
    <w:basedOn w:val="Fuentedeprrafopredeter"/>
    <w:uiPriority w:val="99"/>
    <w:semiHidden/>
    <w:unhideWhenUsed/>
    <w:rsid w:val="001D551C"/>
    <w:rPr>
      <w:color w:val="800080" w:themeColor="followedHyperlink"/>
      <w:u w:val="single"/>
    </w:rPr>
  </w:style>
  <w:style w:type="character" w:styleId="Refdecomentario">
    <w:name w:val="annotation reference"/>
    <w:basedOn w:val="Fuentedeprrafopredeter"/>
    <w:uiPriority w:val="99"/>
    <w:semiHidden/>
    <w:unhideWhenUsed/>
    <w:rsid w:val="0087104E"/>
    <w:rPr>
      <w:sz w:val="18"/>
      <w:szCs w:val="18"/>
    </w:rPr>
  </w:style>
  <w:style w:type="paragraph" w:styleId="Textocomentario">
    <w:name w:val="annotation text"/>
    <w:basedOn w:val="Normal"/>
    <w:link w:val="TextocomentarioCar"/>
    <w:uiPriority w:val="99"/>
    <w:semiHidden/>
    <w:unhideWhenUsed/>
    <w:rsid w:val="0087104E"/>
    <w:rPr>
      <w:sz w:val="24"/>
      <w:szCs w:val="24"/>
    </w:rPr>
  </w:style>
  <w:style w:type="character" w:customStyle="1" w:styleId="TextocomentarioCar">
    <w:name w:val="Texto comentario Car"/>
    <w:basedOn w:val="Fuentedeprrafopredeter"/>
    <w:link w:val="Textocomentario"/>
    <w:uiPriority w:val="99"/>
    <w:semiHidden/>
    <w:rsid w:val="0087104E"/>
    <w:rPr>
      <w:rFonts w:ascii="Times New Roman" w:eastAsia="Times New Roman" w:hAnsi="Times New Roman" w:cs="Times New Roman"/>
      <w:sz w:val="24"/>
      <w:szCs w:val="24"/>
      <w:lang w:eastAsia="ja-JP"/>
    </w:rPr>
  </w:style>
  <w:style w:type="paragraph" w:styleId="Asuntodelcomentario">
    <w:name w:val="annotation subject"/>
    <w:basedOn w:val="Textocomentario"/>
    <w:next w:val="Textocomentario"/>
    <w:link w:val="AsuntodelcomentarioCar"/>
    <w:uiPriority w:val="99"/>
    <w:semiHidden/>
    <w:unhideWhenUsed/>
    <w:rsid w:val="0087104E"/>
    <w:rPr>
      <w:b/>
      <w:bCs/>
      <w:sz w:val="20"/>
      <w:szCs w:val="20"/>
    </w:rPr>
  </w:style>
  <w:style w:type="character" w:customStyle="1" w:styleId="AsuntodelcomentarioCar">
    <w:name w:val="Asunto del comentario Car"/>
    <w:basedOn w:val="TextocomentarioCar"/>
    <w:link w:val="Asuntodelcomentario"/>
    <w:uiPriority w:val="99"/>
    <w:semiHidden/>
    <w:rsid w:val="0087104E"/>
    <w:rPr>
      <w:rFonts w:ascii="Times New Roman" w:eastAsia="Times New Roman" w:hAnsi="Times New Roman" w:cs="Times New Roman"/>
      <w:b/>
      <w:bCs/>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dge.cchs.csic.es/xdge/" TargetMode="External"/><Relationship Id="rId18" Type="http://schemas.openxmlformats.org/officeDocument/2006/relationships/image" Target="media/image2.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scriptores.pl/elexicon/" TargetMode="External"/><Relationship Id="rId17" Type="http://schemas.openxmlformats.org/officeDocument/2006/relationships/image" Target="media/image1.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riptores.pl/ngml/view?docId=L/L.xml"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gmlc.imf.csic.es/2013/Workshop/"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hyperlink" Target="http://ducange.enc.sorbonne.fr/" TargetMode="External"/><Relationship Id="rId19"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hyperlink" Target="http://gmlc.imf.csic.es/codolcat" TargetMode="External"/><Relationship Id="rId14" Type="http://schemas.openxmlformats.org/officeDocument/2006/relationships/hyperlink" Target="http://www.woerterbuch-portal.de/woebus_alle/Woebu6?krit="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19F423-082D-412F-B844-CECAD0EEE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8</Pages>
  <Words>2273</Words>
  <Characters>12959</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15202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Marta</dc:creator>
  <cp:lastModifiedBy>Marta</cp:lastModifiedBy>
  <cp:revision>26</cp:revision>
  <dcterms:created xsi:type="dcterms:W3CDTF">2014-03-12T15:33:00Z</dcterms:created>
  <dcterms:modified xsi:type="dcterms:W3CDTF">2014-03-16T09:21:00Z</dcterms:modified>
</cp:coreProperties>
</file>